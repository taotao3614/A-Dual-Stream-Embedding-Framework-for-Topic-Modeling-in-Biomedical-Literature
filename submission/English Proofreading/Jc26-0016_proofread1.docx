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8951" w14:textId="49336815" w:rsidR="000F1EE3" w:rsidRPr="00F13428" w:rsidRDefault="000D0E48">
      <w:pPr>
        <w:pStyle w:val="a3"/>
        <w:widowControl/>
        <w:ind w:firstLine="300"/>
      </w:pPr>
      <w:r w:rsidRPr="00F13428">
        <w:rPr>
          <w:highlight w:val="darkGray"/>
        </w:rPr>
        <w:t>[Jc30-6-14980, 8722 words]</w:t>
      </w:r>
    </w:p>
    <w:p w14:paraId="54A91E2C" w14:textId="3272D3DD" w:rsidR="000F1EE3" w:rsidRPr="00F13428" w:rsidRDefault="000D0E48">
      <w:pPr>
        <w:pStyle w:val="a3"/>
        <w:widowControl/>
        <w:ind w:firstLine="300"/>
      </w:pPr>
      <w:r w:rsidRPr="00F13428">
        <w:t>T</w:t>
      </w:r>
      <w:r w:rsidRPr="00F13428">
        <w:t>op</w:t>
      </w:r>
      <w:r w:rsidRPr="00F13428">
        <w:t xml:space="preserve">ic </w:t>
      </w:r>
      <w:r w:rsidRPr="00F13428">
        <w:rPr>
          <w:rFonts w:eastAsia="游明朝"/>
        </w:rPr>
        <w:t>Modelling for Biomedical Literature Retrieval via a Dual-Stream Embedding Framework</w:t>
      </w:r>
    </w:p>
    <w:p w14:paraId="12513155" w14:textId="77777777" w:rsidR="000F1EE3" w:rsidRPr="00F13428" w:rsidRDefault="000D0E48">
      <w:pPr>
        <w:pStyle w:val="abstracttitle"/>
        <w:widowControl/>
        <w:ind w:firstLine="300"/>
      </w:pPr>
      <w:r w:rsidRPr="00F13428">
        <w:rPr>
          <w:highlight w:val="darkGray"/>
        </w:rPr>
        <w:t>Abstract</w:t>
      </w:r>
    </w:p>
    <w:p w14:paraId="4FDE5375" w14:textId="4382E227" w:rsidR="000F1EE3" w:rsidRPr="00F13428" w:rsidRDefault="000D0E48">
      <w:pPr>
        <w:ind w:left="1024" w:right="1024" w:firstLine="300"/>
      </w:pPr>
      <w:r w:rsidRPr="00F13428">
        <w:t xml:space="preserve">The rapid expansion of biomedical literature has created substantial challenges </w:t>
      </w:r>
      <w:ins w:id="0" w:author="Author" w:date="2026-06-09T03:19:00Z">
        <w:r w:rsidRPr="00F13428">
          <w:t>in</w:t>
        </w:r>
      </w:ins>
      <w:del w:id="1" w:author="Author" w:date="2026-06-09T03:19:00Z">
        <w:r w:rsidRPr="00F13428">
          <w:delText>for</w:delText>
        </w:r>
      </w:del>
      <w:r w:rsidRPr="00F13428">
        <w:t xml:space="preserve"> retrieving and synthesizing relevant knowledge, particularly for novice and interdisciplinary users. Conventional keyword-based methods often lack semantic depth, </w:t>
      </w:r>
      <w:ins w:id="2" w:author="Author" w:date="2026-06-09T03:19:00Z">
        <w:r w:rsidRPr="00F13428">
          <w:t>whereas</w:t>
        </w:r>
      </w:ins>
      <w:del w:id="3" w:author="Author" w:date="2026-06-09T03:19:00Z">
        <w:r w:rsidRPr="00F13428">
          <w:delText>while</w:delText>
        </w:r>
      </w:del>
      <w:r w:rsidRPr="00F13428">
        <w:t xml:space="preserve"> traditional topic modelling techniques struggle to capture domain-specific context</w:t>
      </w:r>
      <w:ins w:id="4" w:author="Author" w:date="2026-06-09T03:19:00Z">
        <w:r w:rsidRPr="00F13428">
          <w:rPr>
            <w:rFonts w:eastAsia="游明朝"/>
          </w:rPr>
          <w:t>s</w:t>
        </w:r>
      </w:ins>
      <w:r w:rsidRPr="00F13428">
        <w:rPr>
          <w:rFonts w:eastAsia="游明朝"/>
        </w:rPr>
        <w:t xml:space="preserve"> and rarely integrate structured metadata</w:t>
      </w:r>
      <w:ins w:id="5" w:author="Author" w:date="2026-06-09T03:19:00Z">
        <w:r w:rsidRPr="00F13428">
          <w:rPr>
            <w:rFonts w:eastAsia="游明朝"/>
          </w:rPr>
          <w:t>,</w:t>
        </w:r>
      </w:ins>
      <w:r w:rsidRPr="00F13428">
        <w:rPr>
          <w:rFonts w:eastAsia="游明朝"/>
        </w:rPr>
        <w:t xml:space="preserve"> such as Medical Subject Headings</w:t>
      </w:r>
      <w:ins w:id="6" w:author="Author" w:date="2026-06-15T11:44:00Z" w16du:dateUtc="2026-06-15T06:14:00Z">
        <w:r w:rsidR="004A5642">
          <w:rPr>
            <w:rFonts w:eastAsia="游明朝"/>
          </w:rPr>
          <w:t xml:space="preserve"> </w:t>
        </w:r>
        <w:r w:rsidR="004A5642" w:rsidRPr="00F13428">
          <w:rPr>
            <w:rFonts w:eastAsia="游明朝"/>
          </w:rPr>
          <w:t>(MeSH)</w:t>
        </w:r>
      </w:ins>
      <w:r w:rsidRPr="00F13428">
        <w:rPr>
          <w:rFonts w:eastAsia="游明朝"/>
        </w:rPr>
        <w:t xml:space="preserve">. To address these limitations, this </w:t>
      </w:r>
      <w:ins w:id="7" w:author="Author" w:date="2026-06-09T03:19:00Z">
        <w:r w:rsidRPr="00F13428">
          <w:t>study</w:t>
        </w:r>
      </w:ins>
      <w:del w:id="8" w:author="Author" w:date="2026-06-09T03:19:00Z">
        <w:r w:rsidRPr="00F13428">
          <w:delText>work</w:delText>
        </w:r>
      </w:del>
      <w:r w:rsidRPr="00F13428">
        <w:t xml:space="preserve"> introduces a dual-stream embedding framework that integrates unstructured textual content with curated biomedical meta</w:t>
      </w:r>
      <w:r w:rsidRPr="00F13428">
        <w:t xml:space="preserve">data </w:t>
      </w:r>
      <w:ins w:id="9" w:author="Author" w:date="2026-06-09T03:19:00Z">
        <w:r w:rsidRPr="00F13428">
          <w:t>using</w:t>
        </w:r>
      </w:ins>
      <w:del w:id="10" w:author="Author" w:date="2026-06-09T03:19:00Z">
        <w:r w:rsidRPr="00F13428">
          <w:delText>through</w:delText>
        </w:r>
      </w:del>
      <w:r w:rsidRPr="00F13428">
        <w:t xml:space="preserve"> transformer-based encoders and a parameterized fusion mechanism. The architecture combines contextual semantics from article titles and abstracts with expert-annotated </w:t>
      </w:r>
      <w:ins w:id="11" w:author="Author" w:date="2026-06-15T11:44:00Z" w16du:dateUtc="2026-06-15T06:14:00Z">
        <w:r w:rsidR="004A5642" w:rsidRPr="00F13428">
          <w:rPr>
            <w:rFonts w:eastAsia="游明朝"/>
          </w:rPr>
          <w:t>MeSH</w:t>
        </w:r>
        <w:r w:rsidR="004A5642" w:rsidRPr="00F13428" w:rsidDel="004A5642">
          <w:t xml:space="preserve"> </w:t>
        </w:r>
      </w:ins>
      <w:del w:id="12" w:author="Author" w:date="2026-06-15T11:44:00Z" w16du:dateUtc="2026-06-15T06:14:00Z">
        <w:r w:rsidRPr="00F13428" w:rsidDel="004A5642">
          <w:delText xml:space="preserve">Medical Subject Headings </w:delText>
        </w:r>
      </w:del>
      <w:r w:rsidRPr="00F13428">
        <w:t>descriptors and incorporates a large language model to generate concise and human-readable topic labels. Experimental results show that three of the four evaluated embedding configurations outperformed the single-stream baseline</w:t>
      </w:r>
      <w:del w:id="13" w:author="Author" w:date="2026-06-09T03:19:00Z">
        <w:r w:rsidRPr="00F13428">
          <w:delText>,</w:delText>
        </w:r>
      </w:del>
      <w:r w:rsidRPr="00F13428">
        <w:t xml:space="preserve"> and that the dual-stream fusion surpassed all ablation models built from the same inputs. The best configuration, Dual PubMedBERT, achieved the highest overall topic modelling quality, improving the combined measure of topic coherence and topic diversity by 7.3% relative to the bas</w:t>
      </w:r>
      <w:r w:rsidRPr="00F13428">
        <w:t>eline. These results demonstrate</w:t>
      </w:r>
      <w:r w:rsidRPr="00F13428">
        <w:rPr>
          <w:rFonts w:eastAsia="游明朝"/>
        </w:rPr>
        <w:t xml:space="preserve"> the effectiveness of integrating contextual textual embeddings with structured biomedical metadata </w:t>
      </w:r>
      <w:ins w:id="14" w:author="Author" w:date="2026-06-09T03:19:00Z">
        <w:r w:rsidRPr="00F13428">
          <w:t>using</w:t>
        </w:r>
      </w:ins>
      <w:del w:id="15" w:author="Author" w:date="2026-06-09T03:19:00Z">
        <w:r w:rsidRPr="00F13428">
          <w:delText>under</w:delText>
        </w:r>
      </w:del>
      <w:r w:rsidRPr="00F13428">
        <w:t xml:space="preserve"> the proposed fusion mechanism. Th</w:t>
      </w:r>
      <w:ins w:id="16" w:author="Author" w:date="2026-06-09T03:19:00Z">
        <w:r w:rsidRPr="00F13428">
          <w:t>is</w:t>
        </w:r>
      </w:ins>
      <w:del w:id="17" w:author="Author" w:date="2026-06-09T03:19:00Z">
        <w:r w:rsidRPr="00F13428">
          <w:delText>e</w:delText>
        </w:r>
      </w:del>
      <w:r w:rsidRPr="00F13428">
        <w:t xml:space="preserve"> approach is scalable, reproducible, and domain-adaptable, providing both a methodological advance</w:t>
      </w:r>
      <w:ins w:id="18" w:author="Author" w:date="2026-06-09T03:19:00Z">
        <w:r w:rsidRPr="00F13428">
          <w:rPr>
            <w:rFonts w:eastAsia="游明朝"/>
          </w:rPr>
          <w:t>ment</w:t>
        </w:r>
      </w:ins>
      <w:r w:rsidRPr="00F13428">
        <w:rPr>
          <w:rFonts w:eastAsia="游明朝"/>
        </w:rPr>
        <w:t xml:space="preserve"> in semantic topic modelling and a practical foundation for </w:t>
      </w:r>
      <w:ins w:id="19" w:author="Author" w:date="2026-06-09T03:19:00Z">
        <w:r w:rsidRPr="00F13428">
          <w:rPr>
            <w:rFonts w:eastAsia="游明朝"/>
          </w:rPr>
          <w:t xml:space="preserve">the </w:t>
        </w:r>
        <w:r w:rsidRPr="00F13428">
          <w:t>development</w:t>
        </w:r>
      </w:ins>
      <w:del w:id="20" w:author="Author" w:date="2026-06-09T03:19:00Z">
        <w:r w:rsidRPr="00F13428">
          <w:delText>developing</w:delText>
        </w:r>
      </w:del>
      <w:r w:rsidRPr="00F13428">
        <w:t xml:space="preserve"> </w:t>
      </w:r>
      <w:ins w:id="21" w:author="Author" w:date="2026-06-09T03:19:00Z">
        <w:r w:rsidRPr="00F13428">
          <w:rPr>
            <w:rFonts w:eastAsia="游明朝"/>
          </w:rPr>
          <w:t xml:space="preserve">of </w:t>
        </w:r>
      </w:ins>
      <w:r w:rsidRPr="00F13428">
        <w:rPr>
          <w:rFonts w:eastAsia="游明朝"/>
        </w:rPr>
        <w:t xml:space="preserve">biomedical information retrieval systems, semantic search engines, and thematic exploration tools across knowledge-intensive domains. </w:t>
      </w:r>
    </w:p>
    <w:p w14:paraId="1F349795" w14:textId="2635801A" w:rsidR="000F1EE3" w:rsidRPr="00F13428" w:rsidRDefault="000D0E48" w:rsidP="006627C7">
      <w:pPr>
        <w:spacing w:before="120"/>
      </w:pPr>
      <w:r w:rsidRPr="00F13428">
        <w:rPr>
          <w:b/>
          <w:bCs/>
          <w:highlight w:val="darkGray"/>
        </w:rPr>
        <w:t>Keywords:</w:t>
      </w:r>
      <w:r w:rsidRPr="00F13428">
        <w:rPr>
          <w:b/>
          <w:bCs/>
        </w:rPr>
        <w:t xml:space="preserve"> </w:t>
      </w:r>
      <w:r w:rsidRPr="00F13428">
        <w:t>information retrieval, large language models, medical information systems, semantic search, topic models</w:t>
      </w:r>
    </w:p>
    <w:p w14:paraId="3FA7EE12" w14:textId="77777777" w:rsidR="000F1EE3" w:rsidRPr="00F13428" w:rsidRDefault="000D0E48">
      <w:pPr>
        <w:pStyle w:val="2"/>
        <w:widowControl/>
      </w:pPr>
      <w:bookmarkStart w:id="22" w:name="BMsec_introduction"/>
      <w:r w:rsidRPr="00F13428">
        <w:lastRenderedPageBreak/>
        <w:t>1</w:t>
      </w:r>
      <w:bookmarkEnd w:id="22"/>
      <w:r w:rsidRPr="00F13428">
        <w:t xml:space="preserve">  Introduction</w:t>
      </w:r>
    </w:p>
    <w:p w14:paraId="2864F232" w14:textId="053B4E51" w:rsidR="000F1EE3" w:rsidRPr="00F13428" w:rsidRDefault="000D0E48">
      <w:pPr>
        <w:spacing w:before="60"/>
      </w:pPr>
      <w:r w:rsidRPr="00F13428">
        <w:t xml:space="preserve">Efficient thematic discovery rather than simple keyword matching has become a central bottleneck in biomedical </w:t>
      </w:r>
      <w:r w:rsidRPr="00F13428">
        <w:rPr>
          <w:rFonts w:eastAsia="游明朝"/>
        </w:rPr>
        <w:t xml:space="preserve">search. The scale and growth of PubMed exacerbate this difficulty, with tens of millions of records and more than </w:t>
      </w:r>
      <w:ins w:id="23" w:author="Author" w:date="2026-06-09T03:19:00Z">
        <w:r w:rsidRPr="00F13428">
          <w:t>one</w:t>
        </w:r>
      </w:ins>
      <w:del w:id="24" w:author="Author" w:date="2026-06-09T03:19:00Z">
        <w:r w:rsidRPr="00F13428">
          <w:delText>a</w:delText>
        </w:r>
      </w:del>
      <w:r w:rsidRPr="00F13428">
        <w:t xml:space="preserve"> million new entries per year [</w:t>
      </w:r>
      <w:del w:id="25" w:author="Author" w:date="2026-06-11T10:47:00Z">
        <w:r w:rsidRPr="00F13428" w:rsidDel="00154E94">
          <w:delText xml:space="preserve"> </w:delText>
        </w:r>
      </w:del>
      <w:fldSimple w:instr="REF BIB_jin_pubmed_2024 \* MERGEFORMAT ">
        <w:ins w:id="26" w:author="RONGLI LI" w:date="2026-06-15T18:41:00Z" w16du:dateUtc="2026-06-15T09:41:00Z">
          <w:r w:rsidRPr="000D0E48">
            <w:rPr>
              <w:rPrChange w:id="27" w:author="RONGLI LI" w:date="2026-06-15T18:41:00Z" w16du:dateUtc="2026-06-15T09:41:00Z">
                <w:rPr>
                  <w:highlight w:val="darkGray"/>
                </w:rPr>
              </w:rPrChange>
            </w:rPr>
            <w:t>1</w:t>
          </w:r>
        </w:ins>
        <w:del w:id="28" w:author="RONGLI LI" w:date="2026-06-15T18:41:00Z" w16du:dateUtc="2026-06-15T09:41:00Z">
          <w:r w:rsidR="000F1EE3" w:rsidRPr="00F13428" w:rsidDel="000D0E48">
            <w:delText>1</w:delText>
          </w:r>
        </w:del>
      </w:fldSimple>
      <w:r w:rsidRPr="00F13428">
        <w:t xml:space="preserve">]. This </w:t>
      </w:r>
      <w:del w:id="29" w:author="Author" w:date="2026-06-09T03:19:00Z">
        <w:r w:rsidRPr="00F13428">
          <w:delText xml:space="preserve">overload of </w:delText>
        </w:r>
      </w:del>
      <w:r w:rsidRPr="00F13428">
        <w:t xml:space="preserve">information </w:t>
      </w:r>
      <w:ins w:id="30" w:author="Author" w:date="2026-06-09T03:19:00Z">
        <w:r w:rsidRPr="00F13428">
          <w:rPr>
            <w:rFonts w:eastAsia="游明朝"/>
          </w:rPr>
          <w:t xml:space="preserve">overload </w:t>
        </w:r>
      </w:ins>
      <w:r w:rsidRPr="00F13428">
        <w:rPr>
          <w:rFonts w:eastAsia="游明朝"/>
        </w:rPr>
        <w:t xml:space="preserve">poses particular challenges for novice biomedical researchers and </w:t>
      </w:r>
      <w:ins w:id="31" w:author="Author" w:date="2026-06-09T03:19:00Z">
        <w:r w:rsidRPr="00F13428">
          <w:rPr>
            <w:rFonts w:eastAsia="游明朝"/>
          </w:rPr>
          <w:t xml:space="preserve">for </w:t>
        </w:r>
      </w:ins>
      <w:r w:rsidRPr="00F13428">
        <w:rPr>
          <w:rFonts w:eastAsia="游明朝"/>
        </w:rPr>
        <w:t>those entering the field from interdisciplinary backgrounds. Unlike experienced domain experts</w:t>
      </w:r>
      <w:del w:id="32" w:author="Author" w:date="2026-06-09T03:19:00Z">
        <w:r w:rsidRPr="00F13428">
          <w:delText>,</w:delText>
        </w:r>
      </w:del>
      <w:r w:rsidRPr="00F13428">
        <w:t xml:space="preserve"> who may possess well-defined search heuristics, these users often struggle to articulate precise information needs and navigate the vast biomedical knowledge space. In the early stages of </w:t>
      </w:r>
      <w:r w:rsidRPr="00F13428">
        <w:rPr>
          <w:rFonts w:eastAsia="游明朝"/>
        </w:rPr>
        <w:t>research, identifying a suitable entry point and narrowing it to a relevant thematic area require</w:t>
      </w:r>
      <w:r w:rsidRPr="00F13428">
        <w:t>s substantial time a</w:t>
      </w:r>
      <w:r w:rsidRPr="00F13428">
        <w:t>nd cognitive effort. As highlighted by Huurdeman and Kamps [</w:t>
      </w:r>
      <w:fldSimple w:instr="REF BIB_fu_designing_2020 \* MERGEFORMAT ">
        <w:ins w:id="33" w:author="RONGLI LI" w:date="2026-06-15T18:41:00Z" w16du:dateUtc="2026-06-15T09:41:00Z">
          <w:r w:rsidRPr="000D0E48">
            <w:rPr>
              <w:rPrChange w:id="34" w:author="RONGLI LI" w:date="2026-06-15T18:41:00Z" w16du:dateUtc="2026-06-15T09:41:00Z">
                <w:rPr>
                  <w:highlight w:val="darkGray"/>
                </w:rPr>
              </w:rPrChange>
            </w:rPr>
            <w:t>2</w:t>
          </w:r>
        </w:ins>
        <w:del w:id="35" w:author="RONGLI LI" w:date="2026-06-15T18:41:00Z" w16du:dateUtc="2026-06-15T09:41:00Z">
          <w:r w:rsidR="000F1EE3" w:rsidRPr="00F13428" w:rsidDel="000D0E48">
            <w:delText>2</w:delText>
          </w:r>
        </w:del>
      </w:fldSimple>
      <w:r w:rsidRPr="00F13428">
        <w:t xml:space="preserve">], a key bottleneck in information retrieval </w:t>
      </w:r>
      <w:ins w:id="36" w:author="Author" w:date="2026-06-09T03:19:00Z">
        <w:r w:rsidRPr="00F13428">
          <w:t>is</w:t>
        </w:r>
      </w:ins>
      <w:del w:id="37" w:author="Author" w:date="2026-06-09T03:19:00Z">
        <w:r w:rsidRPr="00F13428">
          <w:delText>lies in</w:delText>
        </w:r>
      </w:del>
      <w:r w:rsidRPr="00F13428">
        <w:t xml:space="preserve"> supporting users during the initial exploratory phase</w:t>
      </w:r>
      <w:ins w:id="38" w:author="Author" w:date="2026-06-09T03:19:00Z">
        <w:r w:rsidRPr="00F13428">
          <w:t xml:space="preserve">, </w:t>
        </w:r>
      </w:ins>
      <w:del w:id="39" w:author="Author" w:date="2026-06-09T03:19:00Z">
        <w:r w:rsidRPr="00F13428">
          <w:delText>—</w:delText>
        </w:r>
      </w:del>
      <w:r w:rsidRPr="00F13428">
        <w:t>helping them clarify their objectives and converge on a focused area of inquiry. This persistent issue underscores the need for intelligent retrieval systems that go beyond keyword-based search</w:t>
      </w:r>
      <w:ins w:id="40" w:author="Author" w:date="2026-06-09T03:19:00Z">
        <w:r w:rsidRPr="00F13428">
          <w:rPr>
            <w:rFonts w:eastAsia="游明朝"/>
          </w:rPr>
          <w:t>es</w:t>
        </w:r>
      </w:ins>
      <w:r w:rsidRPr="00F13428">
        <w:rPr>
          <w:rFonts w:eastAsia="游明朝"/>
        </w:rPr>
        <w:t xml:space="preserve"> and guide users through the conceptual landscape of </w:t>
      </w:r>
      <w:del w:id="41" w:author="Author" w:date="2026-06-09T03:19:00Z">
        <w:r w:rsidRPr="00F13428">
          <w:delText xml:space="preserve">the </w:delText>
        </w:r>
      </w:del>
      <w:r w:rsidRPr="00F13428">
        <w:t>biomedical literature.</w:t>
      </w:r>
    </w:p>
    <w:p w14:paraId="43AC30D8" w14:textId="77777777" w:rsidR="000F1EE3" w:rsidRPr="00F13428" w:rsidRDefault="000D0E48">
      <w:pPr>
        <w:ind w:firstLine="300"/>
      </w:pPr>
      <w:r w:rsidRPr="00F13428">
        <w:t>Topic modelling, an unsupervised machine</w:t>
      </w:r>
      <w:commentRangeStart w:id="42"/>
      <w:ins w:id="43" w:author="Author" w:date="2026-06-09T03:19:00Z">
        <w:r w:rsidRPr="00F13428">
          <w:t>-</w:t>
        </w:r>
      </w:ins>
      <w:commentRangeEnd w:id="42"/>
      <w:r w:rsidRPr="00F13428">
        <w:rPr>
          <w:rStyle w:val="af5"/>
          <w:sz w:val="20"/>
          <w:szCs w:val="20"/>
        </w:rPr>
        <w:commentReference w:id="42"/>
      </w:r>
      <w:del w:id="44" w:author="Author" w:date="2026-06-09T03:19:00Z">
        <w:r w:rsidRPr="00F13428">
          <w:delText xml:space="preserve"> </w:delText>
        </w:r>
      </w:del>
      <w:r w:rsidRPr="00F13428">
        <w:t>learning approach designed to extract latent thematic structures from text corpora, has emerged as a promising solution for biomedical literature retrieval and organization. However, existing approaches often fail to adequately integrate the structured biomedical knowledge available through curated metadata</w:t>
      </w:r>
      <w:ins w:id="45" w:author="Author" w:date="2026-06-09T03:19:00Z">
        <w:r w:rsidRPr="00F13428">
          <w:rPr>
            <w:rFonts w:eastAsia="游明朝"/>
          </w:rPr>
          <w:t>,</w:t>
        </w:r>
      </w:ins>
      <w:r w:rsidRPr="00F13428">
        <w:rPr>
          <w:rFonts w:eastAsia="游明朝"/>
        </w:rPr>
        <w:t xml:space="preserve"> such as Medical Subject Headings (MeSH). </w:t>
      </w:r>
      <w:ins w:id="46" w:author="Author" w:date="2026-06-09T03:19:00Z">
        <w:r w:rsidRPr="00F13428">
          <w:t>These</w:t>
        </w:r>
      </w:ins>
      <w:del w:id="47" w:author="Author" w:date="2026-06-09T03:19:00Z">
        <w:r w:rsidRPr="00F13428">
          <w:delText>This</w:delText>
        </w:r>
      </w:del>
      <w:r w:rsidRPr="00F13428">
        <w:t xml:space="preserve"> structured metadata encode</w:t>
      </w:r>
      <w:del w:id="48" w:author="Author" w:date="2026-06-09T03:19:00Z">
        <w:r w:rsidRPr="00F13428">
          <w:delText>s</w:delText>
        </w:r>
      </w:del>
      <w:r w:rsidRPr="00F13428">
        <w:t xml:space="preserve"> significant expert knowledge about article content, which, if effectively integrated, can enhance the semantic richness an</w:t>
      </w:r>
      <w:r w:rsidRPr="00F13428">
        <w:t>d specificity of generated topics. T</w:t>
      </w:r>
      <w:ins w:id="49" w:author="Author" w:date="2026-06-09T03:19:00Z">
        <w:r w:rsidRPr="00F13428">
          <w:rPr>
            <w:rFonts w:eastAsia="游明朝"/>
          </w:rPr>
          <w:t>hus, t</w:t>
        </w:r>
      </w:ins>
      <w:r w:rsidRPr="00F13428">
        <w:rPr>
          <w:rFonts w:eastAsia="游明朝"/>
        </w:rPr>
        <w:t xml:space="preserve">here is </w:t>
      </w:r>
      <w:del w:id="50" w:author="Author" w:date="2026-06-09T03:19:00Z">
        <w:r w:rsidRPr="00F13428">
          <w:delText xml:space="preserve">thus </w:delText>
        </w:r>
      </w:del>
      <w:r w:rsidRPr="00F13428">
        <w:t>a clear need for topic modelling methods that combine unstructured textual content with structured domain knowledge to produce more semantically coherent and distinct topics suitable for practical biomedical information retrieval.</w:t>
      </w:r>
    </w:p>
    <w:p w14:paraId="3FDAAFA7" w14:textId="77777777" w:rsidR="000F1EE3" w:rsidRPr="00F13428" w:rsidRDefault="000D0E48">
      <w:pPr>
        <w:ind w:firstLine="300"/>
      </w:pPr>
      <w:r w:rsidRPr="00F13428">
        <w:t xml:space="preserve">To address this gap, we propose a dual-stream embedding framework built on the BERTopic pipeline that integrates textual embeddings (titles and abstracts) and structured MeSH term embeddings </w:t>
      </w:r>
      <w:ins w:id="51" w:author="Author" w:date="2026-06-09T03:19:00Z">
        <w:r w:rsidRPr="00F13428">
          <w:t>using</w:t>
        </w:r>
      </w:ins>
      <w:del w:id="52" w:author="Author" w:date="2026-06-09T03:19:00Z">
        <w:r w:rsidRPr="00F13428">
          <w:delText>via</w:delText>
        </w:r>
      </w:del>
      <w:r w:rsidRPr="00F13428">
        <w:t xml:space="preserve"> a parameterized weighted fusion mechanism. This mechanism leverages two adjustable parameters, α and β, which control the relative importance of text versus MeSH embeddings and of major versus minor MeSH terms, respectively. Through a systematic evaluation involving various pretrained embedding model combinations (general-purpose and biomedical-specific), we identif</w:t>
      </w:r>
      <w:ins w:id="53" w:author="Author" w:date="2026-06-09T03:19:00Z">
        <w:r w:rsidRPr="00F13428">
          <w:t>ied</w:t>
        </w:r>
      </w:ins>
      <w:del w:id="54" w:author="Author" w:date="2026-06-09T03:19:00Z">
        <w:r w:rsidRPr="00F13428">
          <w:delText>y</w:delText>
        </w:r>
      </w:del>
      <w:r w:rsidRPr="00F13428">
        <w:t xml:space="preserve"> configurations that improve topic modelling quality, quantified by topic coherence (TC) and topic diversity (TD). The primary obje</w:t>
      </w:r>
      <w:r w:rsidRPr="00F13428">
        <w:t>ctives of this study are threefold: (i) to systematically evaluate the effectiveness of the dual-stream embedding framework for improving biomedical topic modelling quality; (</w:t>
      </w:r>
      <w:r w:rsidRPr="00F13428">
        <w:rPr>
          <w:rFonts w:eastAsia="游明朝"/>
        </w:rPr>
        <w:t>ii) to examine the impact of embedding model choices and parameter configurations on performance; and (iii) to demonstrate the framework’s practical utility as a foundational component for biomedical literature retrieval systems</w:t>
      </w:r>
      <w:del w:id="55" w:author="Author" w:date="2026-06-09T03:19:00Z">
        <w:r w:rsidRPr="00F13428">
          <w:rPr>
            <w:rFonts w:eastAsia="游明朝"/>
          </w:rPr>
          <w:delText>,</w:delText>
        </w:r>
      </w:del>
      <w:r w:rsidRPr="00F13428">
        <w:rPr>
          <w:rFonts w:eastAsia="游明朝"/>
        </w:rPr>
        <w:t xml:space="preserve"> with applications in semantic search, thematic organization, and user-centered discovery tools.</w:t>
      </w:r>
    </w:p>
    <w:p w14:paraId="439163B2" w14:textId="1D1AFD65" w:rsidR="000F1EE3" w:rsidRPr="00F13428" w:rsidRDefault="000D0E48">
      <w:pPr>
        <w:ind w:firstLine="300"/>
      </w:pPr>
      <w:r w:rsidRPr="00F13428">
        <w:t xml:space="preserve">The novelty of this </w:t>
      </w:r>
      <w:ins w:id="56" w:author="Author" w:date="2026-06-09T03:19:00Z">
        <w:r w:rsidRPr="00F13428">
          <w:t>study</w:t>
        </w:r>
      </w:ins>
      <w:del w:id="57" w:author="Author" w:date="2026-06-09T03:19:00Z">
        <w:r w:rsidRPr="00F13428">
          <w:delText>work</w:delText>
        </w:r>
      </w:del>
      <w:r w:rsidRPr="00F13428">
        <w:t xml:space="preserve"> is best understood by </w:t>
      </w:r>
      <w:ins w:id="58" w:author="Author" w:date="2026-06-09T03:19:00Z">
        <w:r w:rsidRPr="00F13428">
          <w:t xml:space="preserve">comparing it </w:t>
        </w:r>
      </w:ins>
      <w:ins w:id="59" w:author="Author" w:date="2026-06-11T18:41:00Z">
        <w:r w:rsidR="001307FE">
          <w:t>with</w:t>
        </w:r>
      </w:ins>
      <w:del w:id="60" w:author="Author" w:date="2026-06-09T03:19:00Z">
        <w:r w:rsidRPr="00F13428">
          <w:delText>contrast with</w:delText>
        </w:r>
      </w:del>
      <w:r w:rsidRPr="00F13428">
        <w:t xml:space="preserve"> two lines of prior research. Existing BERTopic extensions operate on a single embedding stream and treat all input text homogeneously</w:t>
      </w:r>
      <w:ins w:id="61" w:author="Author" w:date="2026-06-09T03:19:00Z">
        <w:r w:rsidRPr="00F13428">
          <w:t>. Even</w:t>
        </w:r>
      </w:ins>
      <w:del w:id="62" w:author="Author" w:date="2026-06-09T03:19:00Z">
        <w:r w:rsidRPr="00F13428">
          <w:delText>; even</w:delText>
        </w:r>
      </w:del>
      <w:r w:rsidRPr="00F13428">
        <w:t xml:space="preserve"> when metadata</w:t>
      </w:r>
      <w:ins w:id="63" w:author="Author" w:date="2026-06-09T03:19:00Z">
        <w:r w:rsidRPr="00F13428">
          <w:rPr>
            <w:rFonts w:eastAsia="游明朝"/>
          </w:rPr>
          <w:t>,</w:t>
        </w:r>
      </w:ins>
      <w:r w:rsidRPr="00F13428">
        <w:rPr>
          <w:rFonts w:eastAsia="游明朝"/>
        </w:rPr>
        <w:t xml:space="preserve"> such as MeSH terms</w:t>
      </w:r>
      <w:ins w:id="64" w:author="Author" w:date="2026-06-09T03:19:00Z">
        <w:r w:rsidRPr="00F13428">
          <w:rPr>
            <w:rFonts w:eastAsia="游明朝"/>
          </w:rPr>
          <w:t>,</w:t>
        </w:r>
      </w:ins>
      <w:r w:rsidRPr="00F13428">
        <w:rPr>
          <w:rFonts w:eastAsia="游明朝"/>
        </w:rPr>
        <w:t xml:space="preserve"> are included, they are concatenated into the same textual sequence and lose their distinct status as expert-curated knowledge. Multimodal topic modelling methods</w:t>
      </w:r>
      <w:del w:id="65" w:author="Author" w:date="2026-06-09T03:19:00Z">
        <w:r w:rsidRPr="00F13428">
          <w:delText>, in turn,</w:delText>
        </w:r>
      </w:del>
      <w:r w:rsidRPr="00F13428">
        <w:t xml:space="preserve"> typically fuse sources through simple concatenation or fixed-weight averaging, which offers no explicit control over the relative contribution of each source. </w:t>
      </w:r>
      <w:r w:rsidRPr="00F13428">
        <w:lastRenderedPageBreak/>
        <w:t>Our framework departs from both: it keeps unstructured text and structured MeSH metadata as two separate embedding streams</w:t>
      </w:r>
      <w:del w:id="66" w:author="Author" w:date="2026-06-12T21:12:00Z">
        <w:r w:rsidRPr="00F13428" w:rsidDel="00917C9C">
          <w:delText>,</w:delText>
        </w:r>
      </w:del>
      <w:r w:rsidRPr="00F13428">
        <w:t xml:space="preserve"> and introduces a two-layer parameterized fusion (α for t</w:t>
      </w:r>
      <w:r w:rsidRPr="00F13428">
        <w:t xml:space="preserve">he text–MeSH balance, </w:t>
      </w:r>
      <w:ins w:id="67" w:author="Author" w:date="2026-06-11T18:45:00Z">
        <w:r w:rsidR="001307FE">
          <w:t xml:space="preserve">and </w:t>
        </w:r>
      </w:ins>
      <w:r w:rsidRPr="00F13428">
        <w:t xml:space="preserve">β for the major–minor MeSH weighting) that makes the contribution of each knowledge source explicit and tunable. To </w:t>
      </w:r>
      <w:ins w:id="68" w:author="Author" w:date="2026-06-09T03:19:00Z">
        <w:r w:rsidRPr="00F13428">
          <w:rPr>
            <w:rFonts w:eastAsia="游明朝"/>
          </w:rPr>
          <w:t xml:space="preserve">the best of </w:t>
        </w:r>
      </w:ins>
      <w:r w:rsidRPr="00F13428">
        <w:rPr>
          <w:rFonts w:eastAsia="游明朝"/>
        </w:rPr>
        <w:t xml:space="preserve">our knowledge, this is the first topic modelling framework to treat curated biomedical metadata as an independent, separately weighted embedding stream rather than as </w:t>
      </w:r>
      <w:ins w:id="69" w:author="Author" w:date="2026-06-09T03:19:00Z">
        <w:r w:rsidRPr="00F13428">
          <w:rPr>
            <w:rFonts w:eastAsia="游明朝"/>
          </w:rPr>
          <w:t xml:space="preserve">an </w:t>
        </w:r>
      </w:ins>
      <w:r w:rsidRPr="00F13428">
        <w:rPr>
          <w:rFonts w:eastAsia="游明朝"/>
        </w:rPr>
        <w:t>auxiliary text. A detailed methodological comparison with representative prior approaches is pr</w:t>
      </w:r>
      <w:ins w:id="70" w:author="Author" w:date="2026-06-09T03:19:00Z">
        <w:r w:rsidRPr="00F13428">
          <w:t>esent</w:t>
        </w:r>
      </w:ins>
      <w:del w:id="71" w:author="Author" w:date="2026-06-09T03:19:00Z">
        <w:r w:rsidRPr="00F13428">
          <w:delText>ovid</w:delText>
        </w:r>
      </w:del>
      <w:r w:rsidRPr="00F13428">
        <w:t xml:space="preserve">ed in </w:t>
      </w:r>
      <w:commentRangeStart w:id="72"/>
      <w:ins w:id="73" w:author="Author" w:date="2026-06-11T19:00:00Z">
        <w:r w:rsidR="00831659">
          <w:t>Section 6</w:t>
        </w:r>
      </w:ins>
      <w:del w:id="74" w:author="Author" w:date="2026-06-11T19:00:00Z">
        <w:r w:rsidRPr="00F13428" w:rsidDel="00831659">
          <w:delText>Table </w:delText>
        </w:r>
        <w:r w:rsidRPr="00F13428" w:rsidDel="00831659">
          <w:fldChar w:fldCharType="begin"/>
        </w:r>
        <w:r w:rsidRPr="00F13428" w:rsidDel="00831659">
          <w:delInstrText xml:space="preserve">REF BMtab_comparison \* MERGEFORMAT </w:delInstrText>
        </w:r>
        <w:r w:rsidRPr="00F13428" w:rsidDel="00831659">
          <w:fldChar w:fldCharType="separate"/>
        </w:r>
        <w:r w:rsidRPr="00F13428" w:rsidDel="00831659">
          <w:delText>5</w:delText>
        </w:r>
        <w:r w:rsidRPr="00F13428" w:rsidDel="00831659">
          <w:fldChar w:fldCharType="end"/>
        </w:r>
      </w:del>
      <w:commentRangeEnd w:id="72"/>
      <w:r w:rsidR="00831659" w:rsidRPr="00F13428">
        <w:rPr>
          <w:rStyle w:val="af5"/>
          <w:sz w:val="20"/>
          <w:szCs w:val="20"/>
        </w:rPr>
        <w:commentReference w:id="72"/>
      </w:r>
      <w:r w:rsidRPr="00F13428">
        <w:t>.</w:t>
      </w:r>
    </w:p>
    <w:p w14:paraId="3BAA8F30" w14:textId="1322639C" w:rsidR="000F1EE3" w:rsidRPr="00F13428" w:rsidRDefault="000D0E48">
      <w:pPr>
        <w:ind w:firstLine="300"/>
      </w:pPr>
      <w:r w:rsidRPr="00F13428">
        <w:t>Our experiments and comparisons with baseline methods and ablation studies confirm</w:t>
      </w:r>
      <w:ins w:id="75" w:author="Author" w:date="2026-06-09T03:19:00Z">
        <w:r w:rsidRPr="00F13428">
          <w:rPr>
            <w:rFonts w:eastAsia="游明朝"/>
          </w:rPr>
          <w:t>ed</w:t>
        </w:r>
      </w:ins>
      <w:r w:rsidRPr="00F13428">
        <w:rPr>
          <w:rFonts w:eastAsia="游明朝"/>
        </w:rPr>
        <w:t xml:space="preserve"> that the proposed dual-stream embedding framework improves topic coherence and diversity, with the Dual PubMedBERT configuration achieving TC = 0.6172, TD = 0.7458, and </w:t>
      </w:r>
      <w:r w:rsidRPr="00F13428">
        <w:t>TC+TD = 1.3443</w:t>
      </w:r>
      <w:ins w:id="76" w:author="Author" w:date="2026-06-09T03:19:00Z">
        <w:r w:rsidRPr="00F13428">
          <w:t xml:space="preserve">, </w:t>
        </w:r>
      </w:ins>
      <w:del w:id="77" w:author="Author" w:date="2026-06-09T03:19:00Z">
        <w:r w:rsidRPr="00F13428">
          <w:delText>—</w:delText>
        </w:r>
      </w:del>
      <w:r w:rsidRPr="00F13428">
        <w:t>a 7.3% improvement over the baseline (TC+TD = 1.2530). These findings indicate that integrating structured biomedical metadata with contextualized textual embeddings enriches thematic discovery and interpretation, benefiting biomedical informatics applications</w:t>
      </w:r>
      <w:ins w:id="78" w:author="Author" w:date="2026-06-09T03:19:00Z">
        <w:r w:rsidRPr="00F13428">
          <w:rPr>
            <w:rFonts w:eastAsia="游明朝"/>
          </w:rPr>
          <w:t>,</w:t>
        </w:r>
      </w:ins>
      <w:r w:rsidRPr="00F13428">
        <w:rPr>
          <w:rFonts w:eastAsia="游明朝"/>
        </w:rPr>
        <w:t xml:space="preserve"> such as semantic search, thematic literature summarization, a</w:t>
      </w:r>
      <w:r w:rsidRPr="00F13428">
        <w:rPr>
          <w:rFonts w:eastAsia="游明朝"/>
        </w:rPr>
        <w:t>nd evidence synthesis.</w:t>
      </w:r>
    </w:p>
    <w:p w14:paraId="1943F104" w14:textId="28242A43" w:rsidR="000F1EE3" w:rsidRPr="00F13428" w:rsidRDefault="000D0E48">
      <w:pPr>
        <w:ind w:firstLine="300"/>
      </w:pPr>
      <w:r w:rsidRPr="00F13428">
        <w:t xml:space="preserve">The remainder of this </w:t>
      </w:r>
      <w:ins w:id="79" w:author="Author" w:date="2026-06-09T03:19:00Z">
        <w:r w:rsidRPr="00F13428">
          <w:t>paper</w:t>
        </w:r>
      </w:ins>
      <w:del w:id="80" w:author="Author" w:date="2026-06-09T03:19:00Z">
        <w:r w:rsidRPr="00F13428">
          <w:delText>article</w:delText>
        </w:r>
      </w:del>
      <w:r w:rsidRPr="00F13428">
        <w:t xml:space="preserve"> is organized as follows. Section 2 reviews related </w:t>
      </w:r>
      <w:ins w:id="81" w:author="Author" w:date="2026-06-09T03:19:00Z">
        <w:r w:rsidRPr="00F13428">
          <w:t>studies</w:t>
        </w:r>
      </w:ins>
      <w:del w:id="82" w:author="Author" w:date="2026-06-09T03:19:00Z">
        <w:r w:rsidRPr="00F13428">
          <w:delText>work</w:delText>
        </w:r>
      </w:del>
      <w:r w:rsidRPr="00F13428">
        <w:t xml:space="preserve"> </w:t>
      </w:r>
      <w:ins w:id="83" w:author="Author" w:date="2026-06-09T03:19:00Z">
        <w:r w:rsidRPr="00F13428">
          <w:t>o</w:t>
        </w:r>
      </w:ins>
      <w:del w:id="84" w:author="Author" w:date="2026-06-09T03:19:00Z">
        <w:r w:rsidRPr="00F13428">
          <w:delText>i</w:delText>
        </w:r>
      </w:del>
      <w:r w:rsidRPr="00F13428">
        <w:t xml:space="preserve">n topic modelling, neural embeddings, and biomedical domain applications. Section 3 describes the dataset, preprocessing, and </w:t>
      </w:r>
      <w:del w:id="85" w:author="Author" w:date="2026-06-09T03:19:00Z">
        <w:r w:rsidRPr="00F13428">
          <w:delText xml:space="preserve">the </w:delText>
        </w:r>
      </w:del>
      <w:r w:rsidRPr="00F13428">
        <w:t xml:space="preserve">dual-stream embedding framework. Section 4 </w:t>
      </w:r>
      <w:ins w:id="86" w:author="Author" w:date="2026-06-11T18:59:00Z">
        <w:r w:rsidR="00831659">
          <w:t xml:space="preserve">presents the experimental design, and Section 5 </w:t>
        </w:r>
      </w:ins>
      <w:ins w:id="87" w:author="Author" w:date="2026-06-09T03:19:00Z">
        <w:r w:rsidRPr="00F13428">
          <w:rPr>
            <w:rFonts w:eastAsia="游明朝"/>
          </w:rPr>
          <w:t>p</w:t>
        </w:r>
      </w:ins>
      <w:r w:rsidRPr="00F13428">
        <w:rPr>
          <w:rFonts w:eastAsia="游明朝"/>
        </w:rPr>
        <w:t>re</w:t>
      </w:r>
      <w:ins w:id="88" w:author="Author" w:date="2026-06-09T03:19:00Z">
        <w:r w:rsidRPr="00F13428">
          <w:t>sen</w:t>
        </w:r>
      </w:ins>
      <w:del w:id="89" w:author="Author" w:date="2026-06-09T03:19:00Z">
        <w:r w:rsidRPr="00F13428">
          <w:delText>por</w:delText>
        </w:r>
      </w:del>
      <w:r w:rsidRPr="00F13428">
        <w:t>ts the experimental results and analys</w:t>
      </w:r>
      <w:ins w:id="90" w:author="Author" w:date="2026-06-09T03:19:00Z">
        <w:r w:rsidRPr="00F13428">
          <w:t>i</w:t>
        </w:r>
      </w:ins>
      <w:del w:id="91" w:author="Author" w:date="2026-06-09T03:19:00Z">
        <w:r w:rsidRPr="00F13428">
          <w:delText>e</w:delText>
        </w:r>
      </w:del>
      <w:r w:rsidRPr="00F13428">
        <w:t>s. Section </w:t>
      </w:r>
      <w:ins w:id="92" w:author="Author" w:date="2026-06-11T18:58:00Z">
        <w:r w:rsidR="00831659">
          <w:t>6</w:t>
        </w:r>
      </w:ins>
      <w:del w:id="93" w:author="Author" w:date="2026-06-11T18:58:00Z">
        <w:r w:rsidRPr="00F13428" w:rsidDel="00831659">
          <w:delText>5</w:delText>
        </w:r>
      </w:del>
      <w:r w:rsidRPr="00F13428">
        <w:t xml:space="preserve"> discusses </w:t>
      </w:r>
      <w:ins w:id="94" w:author="Author" w:date="2026-06-09T03:19:00Z">
        <w:r w:rsidRPr="00F13428">
          <w:rPr>
            <w:rFonts w:eastAsia="游明朝"/>
          </w:rPr>
          <w:t xml:space="preserve">the </w:t>
        </w:r>
      </w:ins>
      <w:r w:rsidRPr="00F13428">
        <w:rPr>
          <w:rFonts w:eastAsia="游明朝"/>
        </w:rPr>
        <w:t>limitations and future directions, and Section </w:t>
      </w:r>
      <w:del w:id="95" w:author="Author" w:date="2026-06-11T18:58:00Z">
        <w:r w:rsidRPr="00F13428" w:rsidDel="00831659">
          <w:rPr>
            <w:rFonts w:eastAsia="游明朝"/>
          </w:rPr>
          <w:delText>6</w:delText>
        </w:r>
      </w:del>
      <w:ins w:id="96" w:author="Author" w:date="2026-06-11T18:58:00Z">
        <w:r w:rsidR="00831659">
          <w:rPr>
            <w:rFonts w:eastAsia="游明朝"/>
          </w:rPr>
          <w:t>7</w:t>
        </w:r>
      </w:ins>
      <w:r w:rsidRPr="00F13428">
        <w:rPr>
          <w:rFonts w:eastAsia="游明朝"/>
        </w:rPr>
        <w:t xml:space="preserve"> concludes the paper.</w:t>
      </w:r>
    </w:p>
    <w:p w14:paraId="5E81F25B" w14:textId="77777777" w:rsidR="000F1EE3" w:rsidRPr="00F13428" w:rsidRDefault="000D0E48">
      <w:pPr>
        <w:pStyle w:val="2"/>
        <w:widowControl/>
      </w:pPr>
      <w:r w:rsidRPr="00F13428">
        <w:t>2  Related Work</w:t>
      </w:r>
    </w:p>
    <w:p w14:paraId="3A3B66F9" w14:textId="0AE70003" w:rsidR="000F1EE3" w:rsidRPr="00F13428" w:rsidRDefault="000D0E48">
      <w:pPr>
        <w:spacing w:before="60"/>
      </w:pPr>
      <w:r w:rsidRPr="00F13428">
        <w:t xml:space="preserve">The rapid growth of </w:t>
      </w:r>
      <w:r w:rsidRPr="00F13428">
        <w:rPr>
          <w:rFonts w:eastAsia="游明朝"/>
        </w:rPr>
        <w:t>biomedical literature has necessitated the development of advanced computational methods for information retrieval and knowledge discovery. This section reviews the evolution of topic mode</w:t>
      </w:r>
      <w:ins w:id="97" w:author="Author" w:date="2026-06-09T09:40:00Z">
        <w:r w:rsidR="008625EB">
          <w:rPr>
            <w:rFonts w:eastAsia="游明朝"/>
          </w:rPr>
          <w:t>l</w:t>
        </w:r>
      </w:ins>
      <w:r w:rsidRPr="00F13428">
        <w:rPr>
          <w:rFonts w:eastAsia="游明朝"/>
        </w:rPr>
        <w:t>ling techniques, transformer-based embeddings in biomedical text mining, and the integration of structured metadata in semantic representation</w:t>
      </w:r>
      <w:ins w:id="98" w:author="Author" w:date="2026-06-09T03:19:00Z">
        <w:r w:rsidRPr="00F13428">
          <w:rPr>
            <w:rFonts w:eastAsia="游明朝"/>
          </w:rPr>
          <w:t>s</w:t>
        </w:r>
      </w:ins>
      <w:r w:rsidRPr="00F13428">
        <w:rPr>
          <w:rFonts w:eastAsia="游明朝"/>
        </w:rPr>
        <w:t>.</w:t>
      </w:r>
    </w:p>
    <w:p w14:paraId="13EA371A" w14:textId="77777777" w:rsidR="000F1EE3" w:rsidRPr="00F13428" w:rsidRDefault="000D0E48">
      <w:pPr>
        <w:pStyle w:val="3"/>
        <w:widowControl/>
        <w:spacing w:before="120"/>
      </w:pPr>
      <w:r w:rsidRPr="00F13428">
        <w:t>2.1  From Probabilistic to Transformer-Based Topic Modelling</w:t>
      </w:r>
    </w:p>
    <w:p w14:paraId="1B508F5A" w14:textId="35C1300B" w:rsidR="000F1EE3" w:rsidRPr="00F13428" w:rsidRDefault="000D0E48">
      <w:pPr>
        <w:spacing w:before="60"/>
      </w:pPr>
      <w:r w:rsidRPr="00F13428">
        <w:t xml:space="preserve">Topic modelling has long been used to uncover latent thematic patterns in biomedical literature. Latent Dirichlet </w:t>
      </w:r>
      <w:del w:id="99" w:author="Author" w:date="2026-06-11T19:16:00Z">
        <w:r w:rsidRPr="00F13428" w:rsidDel="007C376F">
          <w:delText>A</w:delText>
        </w:r>
      </w:del>
      <w:ins w:id="100" w:author="Author" w:date="2026-06-11T19:16:00Z">
        <w:r w:rsidR="007C376F">
          <w:t>a</w:t>
        </w:r>
      </w:ins>
      <w:r w:rsidRPr="00F13428">
        <w:t>llocation (LDA), proposed by Blei et al. [</w:t>
      </w:r>
      <w:fldSimple w:instr="REF BIB_blei_latent_2003 \* MERGEFORMAT ">
        <w:ins w:id="101" w:author="RONGLI LI" w:date="2026-06-15T18:41:00Z" w16du:dateUtc="2026-06-15T09:41:00Z">
          <w:r w:rsidRPr="000D0E48">
            <w:rPr>
              <w:rPrChange w:id="102" w:author="RONGLI LI" w:date="2026-06-15T18:41:00Z" w16du:dateUtc="2026-06-15T09:41:00Z">
                <w:rPr>
                  <w:highlight w:val="darkGray"/>
                </w:rPr>
              </w:rPrChange>
            </w:rPr>
            <w:t>3</w:t>
          </w:r>
        </w:ins>
        <w:del w:id="103" w:author="RONGLI LI" w:date="2026-06-15T18:41:00Z" w16du:dateUtc="2026-06-15T09:41:00Z">
          <w:r w:rsidR="000F1EE3" w:rsidRPr="00F13428" w:rsidDel="000D0E48">
            <w:delText>3</w:delText>
          </w:r>
        </w:del>
      </w:fldSimple>
      <w:r w:rsidRPr="00F13428">
        <w:t>], remains the most widely adopted probabilistic topic model, and Blei [</w:t>
      </w:r>
      <w:fldSimple w:instr="REF BIB_blei_probabilistic_2012 \* MERGEFORMAT ">
        <w:ins w:id="104" w:author="RONGLI LI" w:date="2026-06-15T18:41:00Z" w16du:dateUtc="2026-06-15T09:41:00Z">
          <w:r w:rsidRPr="000D0E48">
            <w:rPr>
              <w:rPrChange w:id="105" w:author="RONGLI LI" w:date="2026-06-15T18:41:00Z" w16du:dateUtc="2026-06-15T09:41:00Z">
                <w:rPr>
                  <w:highlight w:val="darkGray"/>
                </w:rPr>
              </w:rPrChange>
            </w:rPr>
            <w:t>4</w:t>
          </w:r>
        </w:ins>
        <w:del w:id="106" w:author="RONGLI LI" w:date="2026-06-15T18:41:00Z" w16du:dateUtc="2026-06-15T09:41:00Z">
          <w:r w:rsidR="000F1EE3" w:rsidRPr="00F13428" w:rsidDel="000D0E48">
            <w:delText>4</w:delText>
          </w:r>
        </w:del>
      </w:fldSimple>
      <w:r w:rsidRPr="00F13428">
        <w:t xml:space="preserve">] </w:t>
      </w:r>
      <w:del w:id="107" w:author="Author" w:date="2026-06-11T19:17:00Z">
        <w:r w:rsidRPr="00F13428" w:rsidDel="00C6214C">
          <w:delText xml:space="preserve">showed </w:delText>
        </w:r>
      </w:del>
      <w:ins w:id="108" w:author="Author" w:date="2026-06-11T19:17:00Z">
        <w:r w:rsidR="00C6214C">
          <w:t>demonstrated</w:t>
        </w:r>
        <w:r w:rsidR="00C6214C" w:rsidRPr="00F13428">
          <w:t xml:space="preserve"> </w:t>
        </w:r>
      </w:ins>
      <w:r w:rsidRPr="00F13428">
        <w:t>that such models are particularly useful for managing large text collections in research trend analysis and systematic reviews. However, bag-of-words models have severe drawbacks</w:t>
      </w:r>
      <w:ins w:id="109" w:author="Author" w:date="2026-06-09T03:19:00Z">
        <w:r w:rsidRPr="00F13428">
          <w:t>;</w:t>
        </w:r>
      </w:ins>
      <w:del w:id="110" w:author="Author" w:date="2026-06-09T03:19:00Z">
        <w:r w:rsidRPr="00F13428">
          <w:delText>:</w:delText>
        </w:r>
      </w:del>
      <w:r w:rsidRPr="00F13428">
        <w:t xml:space="preserve"> they struggle to capture word semantics and contextual relationships, often yielding incoherent topics. Kavvadias et al. [</w:t>
      </w:r>
      <w:fldSimple w:instr="REF BIB_kavvadias_supporting_2020 \* MERGEFORMAT ">
        <w:ins w:id="111" w:author="RONGLI LI" w:date="2026-06-15T18:41:00Z" w16du:dateUtc="2026-06-15T09:41:00Z">
          <w:r w:rsidRPr="000D0E48">
            <w:rPr>
              <w:rPrChange w:id="112" w:author="RONGLI LI" w:date="2026-06-15T18:41:00Z" w16du:dateUtc="2026-06-15T09:41:00Z">
                <w:rPr>
                  <w:highlight w:val="darkGray"/>
                </w:rPr>
              </w:rPrChange>
            </w:rPr>
            <w:t>5</w:t>
          </w:r>
        </w:ins>
        <w:del w:id="113" w:author="RONGLI LI" w:date="2026-06-15T18:41:00Z" w16du:dateUtc="2026-06-15T09:41:00Z">
          <w:r w:rsidR="000F1EE3" w:rsidRPr="00F13428" w:rsidDel="000D0E48">
            <w:delText>5</w:delText>
          </w:r>
        </w:del>
      </w:fldSimple>
      <w:r w:rsidRPr="00F13428">
        <w:t xml:space="preserve">] demonstrated that keyword-based methods are ineffective </w:t>
      </w:r>
      <w:ins w:id="114" w:author="Author" w:date="2026-06-09T03:19:00Z">
        <w:r w:rsidRPr="00F13428">
          <w:t>in</w:t>
        </w:r>
      </w:ins>
      <w:del w:id="115" w:author="Author" w:date="2026-06-09T03:19:00Z">
        <w:r w:rsidRPr="00F13428">
          <w:delText>at</w:delText>
        </w:r>
      </w:del>
      <w:r w:rsidRPr="00F13428">
        <w:t xml:space="preserve"> distinguishing semantically similar but conceptually distinct biomedical concepts, and Kilicoglu [</w:t>
      </w:r>
      <w:fldSimple w:instr="REF BIB_kilicoglu_biomedical_2018 \* MERGEFORMAT ">
        <w:ins w:id="116" w:author="RONGLI LI" w:date="2026-06-15T18:41:00Z" w16du:dateUtc="2026-06-15T09:41:00Z">
          <w:r w:rsidRPr="000D0E48">
            <w:rPr>
              <w:rPrChange w:id="117" w:author="RONGLI LI" w:date="2026-06-15T18:41:00Z" w16du:dateUtc="2026-06-15T09:41:00Z">
                <w:rPr>
                  <w:highlight w:val="darkGray"/>
                </w:rPr>
              </w:rPrChange>
            </w:rPr>
            <w:t>6</w:t>
          </w:r>
        </w:ins>
        <w:del w:id="118" w:author="RONGLI LI" w:date="2026-06-15T18:41:00Z" w16du:dateUtc="2026-06-15T09:41:00Z">
          <w:r w:rsidR="000F1EE3" w:rsidRPr="00F13428" w:rsidDel="000D0E48">
            <w:delText>6</w:delText>
          </w:r>
        </w:del>
      </w:fldSimple>
      <w:r w:rsidRPr="00F13428">
        <w:t>] noted that traditional topic models do not fully exploit domain-specific knowledge resources.</w:t>
      </w:r>
    </w:p>
    <w:p w14:paraId="7C983E4B" w14:textId="2762F654" w:rsidR="000F1EE3" w:rsidRPr="00F13428" w:rsidRDefault="000D0E48">
      <w:pPr>
        <w:ind w:firstLine="300"/>
      </w:pPr>
      <w:r w:rsidRPr="00F13428">
        <w:t>Neural language models addressed several of these limitations. Mikolov et al. [</w:t>
      </w:r>
      <w:fldSimple w:instr="REF BIB_mikolov_efficient_2013 \* MERGEFORMAT ">
        <w:ins w:id="119" w:author="RONGLI LI" w:date="2026-06-15T18:41:00Z" w16du:dateUtc="2026-06-15T09:41:00Z">
          <w:r w:rsidRPr="000D0E48">
            <w:rPr>
              <w:rPrChange w:id="120" w:author="RONGLI LI" w:date="2026-06-15T18:41:00Z" w16du:dateUtc="2026-06-15T09:41:00Z">
                <w:rPr>
                  <w:highlight w:val="darkGray"/>
                </w:rPr>
              </w:rPrChange>
            </w:rPr>
            <w:t>7</w:t>
          </w:r>
        </w:ins>
        <w:del w:id="121" w:author="RONGLI LI" w:date="2026-06-15T18:41:00Z" w16du:dateUtc="2026-06-15T09:41:00Z">
          <w:r w:rsidR="000F1EE3" w:rsidRPr="00F13428" w:rsidDel="000D0E48">
            <w:delText>7</w:delText>
          </w:r>
        </w:del>
      </w:fldSimple>
      <w:r w:rsidRPr="00F13428">
        <w:t>] introduced Word2Vec</w:t>
      </w:r>
      <w:ins w:id="122" w:author="Author" w:date="2026-06-09T03:19:00Z">
        <w:r w:rsidRPr="00F13428">
          <w:t xml:space="preserve"> and</w:t>
        </w:r>
      </w:ins>
      <w:del w:id="123" w:author="Author" w:date="2026-06-09T03:19:00Z">
        <w:r w:rsidRPr="00F13428">
          <w:delText>,</w:delText>
        </w:r>
      </w:del>
      <w:r w:rsidRPr="00F13428">
        <w:t xml:space="preserve"> show</w:t>
      </w:r>
      <w:ins w:id="124" w:author="Author" w:date="2026-06-09T03:19:00Z">
        <w:r w:rsidRPr="00F13428">
          <w:t>ed</w:t>
        </w:r>
      </w:ins>
      <w:del w:id="125" w:author="Author" w:date="2026-06-09T03:19:00Z">
        <w:r w:rsidRPr="00F13428">
          <w:delText>ing</w:delText>
        </w:r>
      </w:del>
      <w:r w:rsidRPr="00F13428">
        <w:t xml:space="preserve"> that distributed word representations capture semantic relationships more effectively than sparse representations. Dieng et al. [</w:t>
      </w:r>
      <w:fldSimple w:instr="REF BIB_dieng_topic_2020 \* MERGEFORMAT ">
        <w:ins w:id="126" w:author="RONGLI LI" w:date="2026-06-15T18:41:00Z" w16du:dateUtc="2026-06-15T09:41:00Z">
          <w:r w:rsidRPr="000D0E48">
            <w:rPr>
              <w:rPrChange w:id="127" w:author="RONGLI LI" w:date="2026-06-15T18:41:00Z" w16du:dateUtc="2026-06-15T09:41:00Z">
                <w:rPr>
                  <w:highlight w:val="darkGray"/>
                </w:rPr>
              </w:rPrChange>
            </w:rPr>
            <w:t>8</w:t>
          </w:r>
        </w:ins>
        <w:del w:id="128" w:author="RONGLI LI" w:date="2026-06-15T18:41:00Z" w16du:dateUtc="2026-06-15T09:41:00Z">
          <w:r w:rsidR="000F1EE3" w:rsidRPr="00F13428" w:rsidDel="000D0E48">
            <w:delText>8</w:delText>
          </w:r>
        </w:del>
      </w:fldSimple>
      <w:r w:rsidRPr="00F13428">
        <w:t>] proposed embedding-based topic models that operate in continuous representation spaces with improved semantic consistency</w:t>
      </w:r>
      <w:ins w:id="129" w:author="Author" w:date="2026-06-09T03:19:00Z">
        <w:r w:rsidRPr="00F13428">
          <w:t>.</w:t>
        </w:r>
      </w:ins>
      <w:del w:id="130" w:author="Author" w:date="2026-06-09T03:19:00Z">
        <w:r w:rsidRPr="00F13428">
          <w:delText>,</w:delText>
        </w:r>
      </w:del>
      <w:r w:rsidRPr="00F13428">
        <w:t xml:space="preserve"> </w:t>
      </w:r>
      <w:del w:id="131" w:author="Author" w:date="2026-06-09T03:19:00Z">
        <w:r w:rsidRPr="00F13428">
          <w:delText xml:space="preserve">and </w:delText>
        </w:r>
      </w:del>
      <w:r w:rsidRPr="00F13428">
        <w:t>Angelov [</w:t>
      </w:r>
      <w:fldSimple w:instr="REF BIB_angelov_top2vec_2020 \* MERGEFORMAT ">
        <w:ins w:id="132" w:author="RONGLI LI" w:date="2026-06-15T18:41:00Z" w16du:dateUtc="2026-06-15T09:41:00Z">
          <w:r w:rsidRPr="000D0E48">
            <w:rPr>
              <w:rPrChange w:id="133" w:author="RONGLI LI" w:date="2026-06-15T18:41:00Z" w16du:dateUtc="2026-06-15T09:41:00Z">
                <w:rPr>
                  <w:highlight w:val="darkGray"/>
                </w:rPr>
              </w:rPrChange>
            </w:rPr>
            <w:t>9</w:t>
          </w:r>
        </w:ins>
        <w:del w:id="134" w:author="RONGLI LI" w:date="2026-06-15T18:41:00Z" w16du:dateUtc="2026-06-15T09:41:00Z">
          <w:r w:rsidR="000F1EE3" w:rsidRPr="00F13428" w:rsidDel="000D0E48">
            <w:delText>9</w:delText>
          </w:r>
        </w:del>
      </w:fldSimple>
      <w:r w:rsidRPr="00F13428">
        <w:t xml:space="preserve">] developed Top2Vec, </w:t>
      </w:r>
      <w:r w:rsidRPr="00F13428">
        <w:lastRenderedPageBreak/>
        <w:t xml:space="preserve">which combines document embeddings with density-based clustering to discover coherent topics with minimal preprocessing. The transformer architecture brought </w:t>
      </w:r>
      <w:del w:id="135" w:author="Author" w:date="2026-06-09T03:19:00Z">
        <w:r w:rsidRPr="00F13428">
          <w:delText xml:space="preserve">a </w:delText>
        </w:r>
      </w:del>
      <w:r w:rsidRPr="00F13428">
        <w:t>further advance</w:t>
      </w:r>
      <w:ins w:id="136" w:author="Author" w:date="2026-06-09T03:19:00Z">
        <w:r w:rsidRPr="00F13428">
          <w:rPr>
            <w:rFonts w:eastAsia="游明朝"/>
          </w:rPr>
          <w:t>s</w:t>
        </w:r>
      </w:ins>
      <w:r w:rsidRPr="00F13428">
        <w:t>: Devlin et al. [</w:t>
      </w:r>
      <w:fldSimple w:instr="REF BIB_devlin_bert_2019 \* MERGEFORMAT ">
        <w:ins w:id="137" w:author="RONGLI LI" w:date="2026-06-15T18:41:00Z" w16du:dateUtc="2026-06-15T09:41:00Z">
          <w:r w:rsidRPr="000D0E48">
            <w:rPr>
              <w:rPrChange w:id="138" w:author="RONGLI LI" w:date="2026-06-15T18:41:00Z" w16du:dateUtc="2026-06-15T09:41:00Z">
                <w:rPr>
                  <w:highlight w:val="darkGray"/>
                </w:rPr>
              </w:rPrChange>
            </w:rPr>
            <w:t>10</w:t>
          </w:r>
        </w:ins>
        <w:del w:id="139" w:author="RONGLI LI" w:date="2026-06-15T18:41:00Z" w16du:dateUtc="2026-06-15T09:41:00Z">
          <w:r w:rsidR="000F1EE3" w:rsidRPr="00F13428" w:rsidDel="000D0E48">
            <w:delText>10</w:delText>
          </w:r>
        </w:del>
      </w:fldSimple>
      <w:r w:rsidRPr="00F13428">
        <w:t xml:space="preserve">] introduced BERT, whose bidirectional attention captures rich contextual semantics. This inspired </w:t>
      </w:r>
      <w:r w:rsidRPr="00F13428">
        <w:rPr>
          <w:rFonts w:eastAsia="游明朝"/>
        </w:rPr>
        <w:t>domain variants</w:t>
      </w:r>
      <w:ins w:id="140" w:author="Author" w:date="2026-06-09T03:19:00Z">
        <w:del w:id="141" w:author="Author" w:date="2026-06-12T21:20:00Z">
          <w:r w:rsidRPr="00F13428" w:rsidDel="002F5DBF">
            <w:rPr>
              <w:rFonts w:eastAsia="游明朝"/>
            </w:rPr>
            <w:delText>,</w:delText>
          </w:r>
        </w:del>
      </w:ins>
      <w:r w:rsidRPr="00F13428">
        <w:rPr>
          <w:rFonts w:eastAsia="游明朝"/>
        </w:rPr>
        <w:t xml:space="preserve"> such as SciBERT [</w:t>
      </w:r>
      <w:fldSimple w:instr="REF BIB_beltagy_scibert_2019 \* MERGEFORMAT ">
        <w:ins w:id="142" w:author="RONGLI LI" w:date="2026-06-15T18:41:00Z" w16du:dateUtc="2026-06-15T09:41:00Z">
          <w:r w:rsidRPr="000D0E48">
            <w:rPr>
              <w:rPrChange w:id="143" w:author="RONGLI LI" w:date="2026-06-15T18:41:00Z" w16du:dateUtc="2026-06-15T09:41:00Z">
                <w:rPr>
                  <w:highlight w:val="darkGray"/>
                </w:rPr>
              </w:rPrChange>
            </w:rPr>
            <w:t>11</w:t>
          </w:r>
        </w:ins>
        <w:del w:id="144" w:author="RONGLI LI" w:date="2026-06-15T18:41:00Z" w16du:dateUtc="2026-06-15T09:41:00Z">
          <w:r w:rsidR="000F1EE3" w:rsidRPr="00F13428" w:rsidDel="000D0E48">
            <w:delText>11</w:delText>
          </w:r>
        </w:del>
      </w:fldSimple>
      <w:r w:rsidRPr="00F13428">
        <w:t>] for scientific text and BioBERT [</w:t>
      </w:r>
      <w:fldSimple w:instr="REF BIB_lee_biobert_2020 \* MERGEFORMAT ">
        <w:ins w:id="145" w:author="RONGLI LI" w:date="2026-06-15T18:41:00Z" w16du:dateUtc="2026-06-15T09:41:00Z">
          <w:r w:rsidRPr="000D0E48">
            <w:rPr>
              <w:rPrChange w:id="146" w:author="RONGLI LI" w:date="2026-06-15T18:41:00Z" w16du:dateUtc="2026-06-15T09:41:00Z">
                <w:rPr>
                  <w:highlight w:val="darkGray"/>
                </w:rPr>
              </w:rPrChange>
            </w:rPr>
            <w:t>12</w:t>
          </w:r>
        </w:ins>
        <w:del w:id="147" w:author="RONGLI LI" w:date="2026-06-15T18:41:00Z" w16du:dateUtc="2026-06-15T09:41:00Z">
          <w:r w:rsidR="000F1EE3" w:rsidRPr="00F13428" w:rsidDel="000D0E48">
            <w:delText>12</w:delText>
          </w:r>
        </w:del>
      </w:fldSimple>
      <w:r w:rsidRPr="00F13428">
        <w:t xml:space="preserve">], </w:t>
      </w:r>
      <w:ins w:id="148" w:author="Author" w:date="2026-06-12T21:20:00Z">
        <w:r w:rsidR="002F5DBF">
          <w:t xml:space="preserve">which is </w:t>
        </w:r>
      </w:ins>
      <w:r w:rsidRPr="00F13428">
        <w:t>pretrained on PubMed abstracts. Grootendorst [</w:t>
      </w:r>
      <w:fldSimple w:instr="REF BIB_grootendorst_bertopic_2022 \* MERGEFORMAT ">
        <w:ins w:id="149" w:author="RONGLI LI" w:date="2026-06-15T18:41:00Z" w16du:dateUtc="2026-06-15T09:41:00Z">
          <w:r w:rsidRPr="000D0E48">
            <w:rPr>
              <w:rPrChange w:id="150" w:author="RONGLI LI" w:date="2026-06-15T18:41:00Z" w16du:dateUtc="2026-06-15T09:41:00Z">
                <w:rPr>
                  <w:highlight w:val="darkGray"/>
                </w:rPr>
              </w:rPrChange>
            </w:rPr>
            <w:t>13</w:t>
          </w:r>
        </w:ins>
        <w:del w:id="151" w:author="RONGLI LI" w:date="2026-06-15T18:41:00Z" w16du:dateUtc="2026-06-15T09:41:00Z">
          <w:r w:rsidR="000F1EE3" w:rsidRPr="00F13428" w:rsidDel="000D0E48">
            <w:delText>13</w:delText>
          </w:r>
        </w:del>
      </w:fldSimple>
      <w:r w:rsidRPr="00F13428">
        <w:t>] introduced BERTopic, which combines transformer embeddings with HDBSCAN clustering and class-based TF-IDF to produce more coherent and interpretable topics. The present study builds directly on BERTopic</w:t>
      </w:r>
      <w:ins w:id="152" w:author="Author" w:date="2026-06-09T03:19:00Z">
        <w:r w:rsidRPr="00F13428">
          <w:t>; however</w:t>
        </w:r>
      </w:ins>
      <w:del w:id="153" w:author="Author" w:date="2026-06-09T03:19:00Z">
        <w:r w:rsidRPr="00F13428">
          <w:delText xml:space="preserve"> but</w:delText>
        </w:r>
      </w:del>
      <w:r w:rsidRPr="00F13428">
        <w:t xml:space="preserve">, unlike these single-stream approaches, </w:t>
      </w:r>
      <w:ins w:id="154" w:author="Author" w:date="2026-06-09T03:19:00Z">
        <w:r w:rsidRPr="00F13428">
          <w:rPr>
            <w:rFonts w:eastAsia="游明朝"/>
          </w:rPr>
          <w:t xml:space="preserve">it </w:t>
        </w:r>
      </w:ins>
      <w:r w:rsidRPr="00F13428">
        <w:rPr>
          <w:rFonts w:eastAsia="游明朝"/>
        </w:rPr>
        <w:t>supplies it with embeddings that explicitly separate and weigh</w:t>
      </w:r>
      <w:r w:rsidRPr="00F13428">
        <w:t>t textual content and structured metadata.</w:t>
      </w:r>
    </w:p>
    <w:p w14:paraId="779AB1D6" w14:textId="77777777" w:rsidR="000F1EE3" w:rsidRPr="00F13428" w:rsidRDefault="000D0E48">
      <w:pPr>
        <w:pStyle w:val="3"/>
        <w:widowControl/>
        <w:spacing w:before="120"/>
      </w:pPr>
      <w:r w:rsidRPr="00F13428">
        <w:t>2.2  Domain-Specific Modelling and Structured Knowledge in Biomedicine</w:t>
      </w:r>
    </w:p>
    <w:p w14:paraId="04A562D8" w14:textId="06BF1976" w:rsidR="000F1EE3" w:rsidRPr="00F13428" w:rsidRDefault="000D0E48">
      <w:pPr>
        <w:spacing w:before="60"/>
      </w:pPr>
      <w:r w:rsidRPr="00F13428">
        <w:t xml:space="preserve">The biomedical domain is challenging </w:t>
      </w:r>
      <w:ins w:id="155" w:author="Author" w:date="2026-06-09T03:19:00Z">
        <w:r w:rsidRPr="00F13428">
          <w:t>owing</w:t>
        </w:r>
      </w:ins>
      <w:del w:id="156" w:author="Author" w:date="2026-06-09T03:19:00Z">
        <w:r w:rsidRPr="00F13428">
          <w:delText>because</w:delText>
        </w:r>
      </w:del>
      <w:r w:rsidRPr="00F13428">
        <w:t xml:space="preserve"> </w:t>
      </w:r>
      <w:ins w:id="157" w:author="Author" w:date="2026-06-09T03:19:00Z">
        <w:r w:rsidRPr="00F13428">
          <w:t>to</w:t>
        </w:r>
      </w:ins>
      <w:del w:id="158" w:author="Author" w:date="2026-06-09T03:19:00Z">
        <w:r w:rsidRPr="00F13428">
          <w:delText>of</w:delText>
        </w:r>
      </w:del>
      <w:r w:rsidRPr="00F13428">
        <w:t xml:space="preserve"> its specialized terminology and complex semantic relations. Gu et al. [</w:t>
      </w:r>
      <w:fldSimple w:instr="REF BIB_gu_domain_2022 \* MERGEFORMAT ">
        <w:ins w:id="159" w:author="RONGLI LI" w:date="2026-06-15T18:41:00Z" w16du:dateUtc="2026-06-15T09:41:00Z">
          <w:r w:rsidRPr="000D0E48">
            <w:rPr>
              <w:rPrChange w:id="160" w:author="RONGLI LI" w:date="2026-06-15T18:41:00Z" w16du:dateUtc="2026-06-15T09:41:00Z">
                <w:rPr>
                  <w:highlight w:val="darkGray"/>
                </w:rPr>
              </w:rPrChange>
            </w:rPr>
            <w:t>14</w:t>
          </w:r>
        </w:ins>
        <w:del w:id="161" w:author="RONGLI LI" w:date="2026-06-15T18:41:00Z" w16du:dateUtc="2026-06-15T09:41:00Z">
          <w:r w:rsidR="000F1EE3" w:rsidRPr="00F13428" w:rsidDel="000D0E48">
            <w:delText>14</w:delText>
          </w:r>
        </w:del>
      </w:fldSimple>
      <w:r w:rsidRPr="00F13428">
        <w:t xml:space="preserve">] developed PubMedBERT, trained from scratch on PubMed, </w:t>
      </w:r>
      <w:r w:rsidRPr="00F13428">
        <w:rPr>
          <w:rFonts w:eastAsia="游明朝"/>
        </w:rPr>
        <w:t>demonstrat</w:t>
      </w:r>
      <w:r w:rsidRPr="00F13428">
        <w:t xml:space="preserve">ing that domain-specific </w:t>
      </w:r>
      <w:r w:rsidRPr="00F13428">
        <w:rPr>
          <w:rFonts w:eastAsia="游明朝"/>
        </w:rPr>
        <w:t>pretraining substantially outperforms general-purpose models</w:t>
      </w:r>
      <w:ins w:id="162" w:author="Author" w:date="2026-06-09T03:19:00Z">
        <w:r w:rsidRPr="00F13428">
          <w:rPr>
            <w:rFonts w:eastAsia="游明朝"/>
          </w:rPr>
          <w:t xml:space="preserve">, </w:t>
        </w:r>
      </w:ins>
      <w:del w:id="163" w:author="Author" w:date="2026-06-09T03:19:00Z">
        <w:r w:rsidRPr="00F13428">
          <w:rPr>
            <w:rFonts w:eastAsia="游明朝"/>
          </w:rPr>
          <w:delText>—</w:delText>
        </w:r>
      </w:del>
      <w:r w:rsidRPr="00F13428">
        <w:rPr>
          <w:rFonts w:eastAsia="游明朝"/>
        </w:rPr>
        <w:t>a finding that motivate</w:t>
      </w:r>
      <w:ins w:id="164" w:author="Author" w:date="2026-06-12T03:16:00Z">
        <w:r w:rsidR="006B19AB">
          <w:rPr>
            <w:rFonts w:eastAsia="游明朝"/>
          </w:rPr>
          <w:t>d</w:t>
        </w:r>
      </w:ins>
      <w:del w:id="165" w:author="Author" w:date="2026-06-12T03:16:00Z">
        <w:r w:rsidRPr="00F13428" w:rsidDel="006B19AB">
          <w:rPr>
            <w:rFonts w:eastAsia="游明朝"/>
          </w:rPr>
          <w:delText>s</w:delText>
        </w:r>
      </w:del>
      <w:r w:rsidRPr="00F13428">
        <w:rPr>
          <w:rFonts w:eastAsia="游明朝"/>
        </w:rPr>
        <w:t xml:space="preserve"> our use of PubMedBERT as a candidate encoder. Reimers and Gurevych [</w:t>
      </w:r>
      <w:fldSimple w:instr="REF BIB_reimers_sentence_bert_2019 \* MERGEFORMAT ">
        <w:ins w:id="166" w:author="RONGLI LI" w:date="2026-06-15T18:41:00Z" w16du:dateUtc="2026-06-15T09:41:00Z">
          <w:r w:rsidRPr="000D0E48">
            <w:rPr>
              <w:rPrChange w:id="167" w:author="RONGLI LI" w:date="2026-06-15T18:41:00Z" w16du:dateUtc="2026-06-15T09:41:00Z">
                <w:rPr>
                  <w:highlight w:val="darkGray"/>
                </w:rPr>
              </w:rPrChange>
            </w:rPr>
            <w:t>15</w:t>
          </w:r>
        </w:ins>
        <w:del w:id="168" w:author="RONGLI LI" w:date="2026-06-15T18:41:00Z" w16du:dateUtc="2026-06-15T09:41:00Z">
          <w:r w:rsidR="000F1EE3" w:rsidRPr="00F13428" w:rsidDel="000D0E48">
            <w:delText>15</w:delText>
          </w:r>
        </w:del>
      </w:fldSimple>
      <w:r w:rsidRPr="00F13428">
        <w:t xml:space="preserve">] proposed Sentence-BERT (SBERT), which produces semantically meaningful sentence embeddings </w:t>
      </w:r>
      <w:ins w:id="169" w:author="Author" w:date="2026-06-09T03:19:00Z">
        <w:r w:rsidRPr="00F13428">
          <w:rPr>
            <w:rFonts w:eastAsia="游明朝"/>
          </w:rPr>
          <w:t xml:space="preserve">that are </w:t>
        </w:r>
      </w:ins>
      <w:r w:rsidRPr="00F13428">
        <w:rPr>
          <w:rFonts w:eastAsia="游明朝"/>
        </w:rPr>
        <w:t>widely used in biomedical text representation and similarity computation</w:t>
      </w:r>
      <w:ins w:id="170" w:author="Author" w:date="2026-06-09T03:19:00Z">
        <w:r w:rsidRPr="00F13428">
          <w:rPr>
            <w:rFonts w:eastAsia="游明朝"/>
          </w:rPr>
          <w:t>s</w:t>
        </w:r>
      </w:ins>
      <w:r w:rsidRPr="00F13428">
        <w:rPr>
          <w:rFonts w:eastAsia="游明朝"/>
        </w:rPr>
        <w:t>.</w:t>
      </w:r>
    </w:p>
    <w:p w14:paraId="57CDB4EF" w14:textId="6E61E41D" w:rsidR="000F1EE3" w:rsidRPr="00F13428" w:rsidRDefault="000D0E48">
      <w:pPr>
        <w:ind w:firstLine="300"/>
      </w:pPr>
      <w:r w:rsidRPr="00F13428">
        <w:t xml:space="preserve">While neural embeddings capture contextual semantics, they typically leave structured biomedical knowledge resources underexploited. </w:t>
      </w:r>
      <w:del w:id="171" w:author="Author" w:date="2026-06-11T18:11:00Z">
        <w:r w:rsidRPr="00F13428" w:rsidDel="00AF5B9D">
          <w:delText>Medical Subject Headings (</w:delText>
        </w:r>
      </w:del>
      <w:r w:rsidRPr="00F13428">
        <w:t>MeSH</w:t>
      </w:r>
      <w:del w:id="172" w:author="Author" w:date="2026-06-11T18:11:00Z">
        <w:r w:rsidRPr="00F13428" w:rsidDel="00AF5B9D">
          <w:rPr>
            <w:rFonts w:eastAsia="游明朝"/>
          </w:rPr>
          <w:delText>)</w:delText>
        </w:r>
      </w:del>
      <w:r w:rsidRPr="00F13428">
        <w:rPr>
          <w:rFonts w:eastAsia="游明朝"/>
        </w:rPr>
        <w:t xml:space="preserve"> are expert-curated descriptors that </w:t>
      </w:r>
      <w:del w:id="173" w:author="Author" w:date="2026-06-09T03:19:00Z">
        <w:r w:rsidRPr="00F13428">
          <w:delText xml:space="preserve">hierarchically </w:delText>
        </w:r>
      </w:del>
      <w:r w:rsidRPr="00F13428">
        <w:t>classify biomedical concepts</w:t>
      </w:r>
      <w:ins w:id="174" w:author="Author" w:date="2026-06-09T03:19:00Z">
        <w:r w:rsidRPr="00F13428">
          <w:rPr>
            <w:rFonts w:eastAsia="游明朝"/>
          </w:rPr>
          <w:t xml:space="preserve"> hierarchically</w:t>
        </w:r>
      </w:ins>
      <w:r w:rsidRPr="00F13428">
        <w:rPr>
          <w:rFonts w:eastAsia="游明朝"/>
        </w:rPr>
        <w:t>. Yu et al. [</w:t>
      </w:r>
      <w:fldSimple w:instr="REF BIB_yu_improving_2016 \* MERGEFORMAT ">
        <w:ins w:id="175" w:author="RONGLI LI" w:date="2026-06-15T18:41:00Z" w16du:dateUtc="2026-06-15T09:41:00Z">
          <w:r w:rsidRPr="000D0E48">
            <w:rPr>
              <w:rPrChange w:id="176" w:author="RONGLI LI" w:date="2026-06-15T18:41:00Z" w16du:dateUtc="2026-06-15T09:41:00Z">
                <w:rPr>
                  <w:highlight w:val="darkGray"/>
                </w:rPr>
              </w:rPrChange>
            </w:rPr>
            <w:t>16</w:t>
          </w:r>
        </w:ins>
        <w:del w:id="177" w:author="RONGLI LI" w:date="2026-06-15T18:41:00Z" w16du:dateUtc="2026-06-15T09:41:00Z">
          <w:r w:rsidR="000F1EE3" w:rsidRPr="00F13428" w:rsidDel="000D0E48">
            <w:delText>16</w:delText>
          </w:r>
        </w:del>
      </w:fldSimple>
      <w:r w:rsidRPr="00F13428">
        <w:t>] proposed TopicalMeSH, showing that MeSH-based representations improve information retrieval</w:t>
      </w:r>
      <w:ins w:id="178" w:author="Author" w:date="2026-06-09T03:19:00Z">
        <w:r w:rsidRPr="00F13428">
          <w:t>. However</w:t>
        </w:r>
      </w:ins>
      <w:del w:id="179" w:author="Author" w:date="2026-06-09T03:19:00Z">
        <w:r w:rsidRPr="00F13428">
          <w:delText>; however</w:delText>
        </w:r>
      </w:del>
      <w:r w:rsidRPr="00F13428">
        <w:t>, th</w:t>
      </w:r>
      <w:ins w:id="180" w:author="Author" w:date="2026-06-09T03:19:00Z">
        <w:r w:rsidRPr="00F13428">
          <w:t>is</w:t>
        </w:r>
      </w:ins>
      <w:del w:id="181" w:author="Author" w:date="2026-06-09T03:19:00Z">
        <w:r w:rsidRPr="00F13428">
          <w:delText>at</w:delText>
        </w:r>
      </w:del>
      <w:r w:rsidRPr="00F13428">
        <w:t xml:space="preserve"> approach relies on frequency-based rather than contextualized representations. Recent </w:t>
      </w:r>
      <w:ins w:id="182" w:author="Author" w:date="2026-06-09T03:19:00Z">
        <w:r w:rsidRPr="00F13428">
          <w:t>studies</w:t>
        </w:r>
      </w:ins>
      <w:del w:id="183" w:author="Author" w:date="2026-06-09T03:19:00Z">
        <w:r w:rsidRPr="00F13428">
          <w:delText>work</w:delText>
        </w:r>
      </w:del>
      <w:r w:rsidRPr="00F13428">
        <w:t xml:space="preserve"> ha</w:t>
      </w:r>
      <w:ins w:id="184" w:author="Author" w:date="2026-06-09T03:19:00Z">
        <w:r w:rsidRPr="00F13428">
          <w:t>ve</w:t>
        </w:r>
      </w:ins>
      <w:del w:id="185" w:author="Author" w:date="2026-06-09T03:19:00Z">
        <w:r w:rsidRPr="00F13428">
          <w:delText>s</w:delText>
        </w:r>
      </w:del>
      <w:r w:rsidRPr="00F13428">
        <w:t xml:space="preserve"> begun to explore multimodal integration</w:t>
      </w:r>
      <w:del w:id="186" w:author="Author" w:date="2026-06-09T03:19:00Z">
        <w:r w:rsidRPr="00F13428">
          <w:delText>,</w:delText>
        </w:r>
      </w:del>
      <w:r w:rsidRPr="00F13428">
        <w:t xml:space="preserve"> but largely within narrow</w:t>
      </w:r>
      <w:del w:id="187" w:author="Author" w:date="2026-06-09T03:19:00Z">
        <w:r w:rsidRPr="00F13428">
          <w:delText>,</w:delText>
        </w:r>
      </w:del>
      <w:r w:rsidRPr="00F13428">
        <w:t xml:space="preserve"> phenotype-specific settings that have not </w:t>
      </w:r>
      <w:ins w:id="188" w:author="Author" w:date="2026-06-09T03:19:00Z">
        <w:r w:rsidRPr="00F13428">
          <w:rPr>
            <w:rFonts w:eastAsia="游明朝"/>
          </w:rPr>
          <w:t xml:space="preserve">been </w:t>
        </w:r>
      </w:ins>
      <w:r w:rsidRPr="00F13428">
        <w:rPr>
          <w:rFonts w:eastAsia="游明朝"/>
        </w:rPr>
        <w:t xml:space="preserve">generalized to broader metadata integration. Our work differs by treating MeSH not as </w:t>
      </w:r>
      <w:ins w:id="189" w:author="Author" w:date="2026-06-09T03:19:00Z">
        <w:r w:rsidRPr="00F13428">
          <w:rPr>
            <w:rFonts w:eastAsia="游明朝"/>
          </w:rPr>
          <w:t xml:space="preserve">an </w:t>
        </w:r>
      </w:ins>
      <w:r w:rsidRPr="00F13428">
        <w:rPr>
          <w:rFonts w:eastAsia="游明朝"/>
        </w:rPr>
        <w:t>auxiliary text but as a separate, contextually embedded stream whose contribution is</w:t>
      </w:r>
      <w:r w:rsidRPr="00F13428">
        <w:rPr>
          <w:rFonts w:eastAsia="游明朝"/>
        </w:rPr>
        <w:t xml:space="preserve"> explicitly controlled.</w:t>
      </w:r>
    </w:p>
    <w:p w14:paraId="09A32512" w14:textId="77777777" w:rsidR="000F1EE3" w:rsidRPr="00F13428" w:rsidRDefault="000D0E48">
      <w:pPr>
        <w:pStyle w:val="3"/>
        <w:widowControl/>
        <w:spacing w:before="120"/>
      </w:pPr>
      <w:r w:rsidRPr="00F13428">
        <w:t>2.3  Topic Quality Evaluation and Research Gaps</w:t>
      </w:r>
    </w:p>
    <w:p w14:paraId="52D1DAC3" w14:textId="5AECFA34" w:rsidR="000F1EE3" w:rsidRPr="00F13428" w:rsidRDefault="000D0E48">
      <w:pPr>
        <w:spacing w:before="60"/>
      </w:pPr>
      <w:r w:rsidRPr="00F13428">
        <w:t xml:space="preserve">Assessing topic models requires </w:t>
      </w:r>
      <w:r w:rsidRPr="00F13428">
        <w:rPr>
          <w:rFonts w:eastAsia="游明朝"/>
        </w:rPr>
        <w:t>measure</w:t>
      </w:r>
      <w:r w:rsidRPr="00F13428">
        <w:t xml:space="preserve">s of both semantic coherence and </w:t>
      </w:r>
      <w:del w:id="190" w:author="Author" w:date="2026-06-12T03:57:00Z">
        <w:r w:rsidRPr="00F13428" w:rsidDel="004E208C">
          <w:delText>topical diversity</w:delText>
        </w:r>
      </w:del>
      <w:ins w:id="191" w:author="Author" w:date="2026-06-12T03:57:00Z">
        <w:r w:rsidR="004E208C">
          <w:t>TD</w:t>
        </w:r>
      </w:ins>
      <w:r w:rsidRPr="00F13428">
        <w:t>. Mimno et al. [</w:t>
      </w:r>
      <w:fldSimple w:instr="REF BIB_mimno_optimizing_2011 \* MERGEFORMAT ">
        <w:ins w:id="192" w:author="RONGLI LI" w:date="2026-06-15T18:41:00Z" w16du:dateUtc="2026-06-15T09:41:00Z">
          <w:r w:rsidRPr="000D0E48">
            <w:rPr>
              <w:rPrChange w:id="193" w:author="RONGLI LI" w:date="2026-06-15T18:41:00Z" w16du:dateUtc="2026-06-15T09:41:00Z">
                <w:rPr>
                  <w:highlight w:val="darkGray"/>
                </w:rPr>
              </w:rPrChange>
            </w:rPr>
            <w:t>17</w:t>
          </w:r>
        </w:ins>
        <w:del w:id="194" w:author="RONGLI LI" w:date="2026-06-15T18:41:00Z" w16du:dateUtc="2026-06-15T09:41:00Z">
          <w:r w:rsidR="000F1EE3" w:rsidRPr="00F13428" w:rsidDel="000D0E48">
            <w:delText>17</w:delText>
          </w:r>
        </w:del>
      </w:fldSimple>
      <w:r w:rsidRPr="00F13428">
        <w:t xml:space="preserve">] formalized </w:t>
      </w:r>
      <w:del w:id="195" w:author="Author" w:date="2026-06-12T03:58:00Z">
        <w:r w:rsidRPr="00F13428" w:rsidDel="004E208C">
          <w:delText>topic coherence</w:delText>
        </w:r>
      </w:del>
      <w:ins w:id="196" w:author="Author" w:date="2026-06-12T03:58:00Z">
        <w:r w:rsidR="004E208C">
          <w:t>TC</w:t>
        </w:r>
      </w:ins>
      <w:r w:rsidRPr="00F13428">
        <w:t xml:space="preserve"> </w:t>
      </w:r>
      <w:ins w:id="197" w:author="Author" w:date="2026-06-09T03:19:00Z">
        <w:r w:rsidRPr="00F13428">
          <w:t>using</w:t>
        </w:r>
      </w:ins>
      <w:del w:id="198" w:author="Author" w:date="2026-06-09T03:19:00Z">
        <w:r w:rsidRPr="00F13428">
          <w:delText>via</w:delText>
        </w:r>
      </w:del>
      <w:r w:rsidRPr="00F13428">
        <w:t xml:space="preserve"> pointwise mutual information (PMI), which has become a standard evaluation criterion, </w:t>
      </w:r>
      <w:ins w:id="199" w:author="Author" w:date="2026-06-09T03:19:00Z">
        <w:r w:rsidRPr="00F13428">
          <w:t>whereas</w:t>
        </w:r>
      </w:ins>
      <w:del w:id="200" w:author="Author" w:date="2026-06-09T03:19:00Z">
        <w:r w:rsidRPr="00F13428">
          <w:delText>while</w:delText>
        </w:r>
      </w:del>
      <w:r w:rsidRPr="00F13428">
        <w:t xml:space="preserve"> </w:t>
      </w:r>
      <w:ins w:id="201" w:author="Author" w:date="2026-06-12T03:55:00Z">
        <w:r w:rsidR="0076295E">
          <w:t>TD</w:t>
        </w:r>
      </w:ins>
      <w:del w:id="202" w:author="Author" w:date="2026-06-12T03:55:00Z">
        <w:r w:rsidRPr="00F13428" w:rsidDel="0076295E">
          <w:delText>topic diversity</w:delText>
        </w:r>
      </w:del>
      <w:ins w:id="203" w:author="Author" w:date="2026-06-09T03:19:00Z">
        <w:r w:rsidRPr="00F13428">
          <w:t xml:space="preserve">, </w:t>
        </w:r>
      </w:ins>
      <w:del w:id="204" w:author="Author" w:date="2026-06-09T03:19:00Z">
        <w:r w:rsidRPr="00F13428">
          <w:delText>—</w:delText>
        </w:r>
      </w:del>
      <w:r w:rsidRPr="00F13428">
        <w:t>the proportion of distinct terms across topics</w:t>
      </w:r>
      <w:ins w:id="205" w:author="Author" w:date="2026-06-09T03:19:00Z">
        <w:r w:rsidRPr="00F13428">
          <w:t xml:space="preserve">, </w:t>
        </w:r>
      </w:ins>
      <w:del w:id="206" w:author="Author" w:date="2026-06-09T03:19:00Z">
        <w:r w:rsidRPr="00F13428">
          <w:delText>—</w:delText>
        </w:r>
      </w:del>
      <w:r w:rsidRPr="00F13428">
        <w:t xml:space="preserve">is widely used as a complementary measure of interpretability. </w:t>
      </w:r>
      <w:ins w:id="207" w:author="Author" w:date="2026-06-09T03:19:00Z">
        <w:r w:rsidRPr="00F13428">
          <w:t>Both</w:t>
        </w:r>
      </w:ins>
      <w:del w:id="208" w:author="Author" w:date="2026-06-09T03:19:00Z">
        <w:r w:rsidRPr="00F13428">
          <w:delText>We adopt both</w:delText>
        </w:r>
      </w:del>
      <w:r w:rsidRPr="00F13428">
        <w:t xml:space="preserve"> metrics </w:t>
      </w:r>
      <w:del w:id="209" w:author="Author" w:date="2026-06-09T03:19:00Z">
        <w:r w:rsidRPr="00F13428">
          <w:delText xml:space="preserve">in </w:delText>
        </w:r>
      </w:del>
      <w:ins w:id="210" w:author="Author" w:date="2026-06-09T03:19:00Z">
        <w:r w:rsidRPr="00F13428">
          <w:t>were</w:t>
        </w:r>
      </w:ins>
      <w:del w:id="211" w:author="Author" w:date="2026-06-09T03:19:00Z">
        <w:r w:rsidRPr="00F13428">
          <w:delText>this</w:delText>
        </w:r>
      </w:del>
      <w:r w:rsidRPr="00F13428">
        <w:t xml:space="preserve"> </w:t>
      </w:r>
      <w:ins w:id="212" w:author="Author" w:date="2026-06-09T03:19:00Z">
        <w:r w:rsidRPr="00F13428">
          <w:t>adopted</w:t>
        </w:r>
      </w:ins>
      <w:del w:id="213" w:author="Author" w:date="2026-06-09T03:19:00Z">
        <w:r w:rsidRPr="00F13428">
          <w:delText>study</w:delText>
        </w:r>
      </w:del>
      <w:r w:rsidRPr="00F13428">
        <w:t xml:space="preserve"> to ensure comparability with pr</w:t>
      </w:r>
      <w:ins w:id="214" w:author="Author" w:date="2026-06-09T03:19:00Z">
        <w:r w:rsidRPr="00F13428">
          <w:rPr>
            <w:rFonts w:eastAsia="游明朝"/>
          </w:rPr>
          <w:t>ev</w:t>
        </w:r>
      </w:ins>
      <w:r w:rsidRPr="00F13428">
        <w:rPr>
          <w:rFonts w:eastAsia="游明朝"/>
        </w:rPr>
        <w:t>io</w:t>
      </w:r>
      <w:ins w:id="215" w:author="Author" w:date="2026-06-09T03:19:00Z">
        <w:r w:rsidRPr="00F13428">
          <w:t>us</w:t>
        </w:r>
      </w:ins>
      <w:del w:id="216" w:author="Author" w:date="2026-06-09T03:19:00Z">
        <w:r w:rsidRPr="00F13428">
          <w:delText>r</w:delText>
        </w:r>
      </w:del>
      <w:r w:rsidRPr="00F13428">
        <w:t xml:space="preserve"> </w:t>
      </w:r>
      <w:ins w:id="217" w:author="Author" w:date="2026-06-09T03:19:00Z">
        <w:r w:rsidRPr="00F13428">
          <w:t>studies</w:t>
        </w:r>
      </w:ins>
      <w:del w:id="218" w:author="Author" w:date="2026-06-09T03:19:00Z">
        <w:r w:rsidRPr="00F13428">
          <w:delText>work</w:delText>
        </w:r>
      </w:del>
      <w:r w:rsidRPr="00F13428">
        <w:t>.</w:t>
      </w:r>
    </w:p>
    <w:p w14:paraId="57C23FA8" w14:textId="77777777" w:rsidR="000F1EE3" w:rsidRPr="00F13428" w:rsidRDefault="000D0E48">
      <w:pPr>
        <w:ind w:firstLine="300"/>
      </w:pPr>
      <w:r w:rsidRPr="00F13428">
        <w:t>Despite these advances, existing approaches exhibit several limitations that motivate the present study:</w:t>
      </w:r>
    </w:p>
    <w:p w14:paraId="717538D0" w14:textId="77777777" w:rsidR="000F1EE3" w:rsidRPr="00F13428" w:rsidRDefault="000D0E48">
      <w:pPr>
        <w:pStyle w:val="ac"/>
        <w:spacing w:before="50"/>
        <w:ind w:left="600" w:hanging="300"/>
      </w:pPr>
      <w:r w:rsidRPr="00F13428">
        <w:t>1.</w:t>
      </w:r>
      <w:r w:rsidRPr="00F13428">
        <w:tab/>
      </w:r>
      <w:r w:rsidRPr="00F13428">
        <w:rPr>
          <w:b/>
          <w:bCs/>
        </w:rPr>
        <w:t>Limited integration of structured metadata</w:t>
      </w:r>
      <w:r w:rsidRPr="00F13428">
        <w:t xml:space="preserve">: Current neural topic models predominantly rely on unstructured text, neglecting </w:t>
      </w:r>
      <w:ins w:id="219" w:author="Author" w:date="2026-06-09T03:19:00Z">
        <w:r w:rsidRPr="00F13428">
          <w:rPr>
            <w:rFonts w:eastAsia="游明朝"/>
          </w:rPr>
          <w:t xml:space="preserve">the </w:t>
        </w:r>
      </w:ins>
      <w:r w:rsidRPr="00F13428">
        <w:rPr>
          <w:rFonts w:eastAsia="游明朝"/>
        </w:rPr>
        <w:t>semantic knowledge encoded in curated metadata such as MeSH descriptors.</w:t>
      </w:r>
    </w:p>
    <w:p w14:paraId="3911856A" w14:textId="77777777" w:rsidR="000F1EE3" w:rsidRPr="00F13428" w:rsidRDefault="000D0E48">
      <w:pPr>
        <w:pStyle w:val="ac"/>
        <w:spacing w:before="50"/>
        <w:ind w:left="600" w:hanging="300"/>
      </w:pPr>
      <w:r w:rsidRPr="00F13428">
        <w:lastRenderedPageBreak/>
        <w:t>2.</w:t>
      </w:r>
      <w:r w:rsidRPr="00F13428">
        <w:tab/>
      </w:r>
      <w:r w:rsidRPr="00F13428">
        <w:rPr>
          <w:b/>
          <w:bCs/>
        </w:rPr>
        <w:t>Lack of parameterized fusion mechanisms</w:t>
      </w:r>
      <w:r w:rsidRPr="00F13428">
        <w:t xml:space="preserve">: Existing multimodal approaches often employ simple concatenation or fixed-weight averaging, which do not allow </w:t>
      </w:r>
      <w:ins w:id="220" w:author="Author" w:date="2026-06-09T03:19:00Z">
        <w:r w:rsidRPr="00F13428">
          <w:rPr>
            <w:rFonts w:eastAsia="游明朝"/>
          </w:rPr>
          <w:t xml:space="preserve">for </w:t>
        </w:r>
      </w:ins>
      <w:r w:rsidRPr="00F13428">
        <w:rPr>
          <w:rFonts w:eastAsia="游明朝"/>
        </w:rPr>
        <w:t>fine-grained control over different information sources.</w:t>
      </w:r>
    </w:p>
    <w:p w14:paraId="7038051A" w14:textId="6C42AD49" w:rsidR="000F1EE3" w:rsidRPr="00F13428" w:rsidRDefault="000D0E48">
      <w:pPr>
        <w:pStyle w:val="ac"/>
        <w:spacing w:before="50"/>
        <w:ind w:left="600" w:hanging="300"/>
      </w:pPr>
      <w:r w:rsidRPr="00F13428">
        <w:t>3.</w:t>
      </w:r>
      <w:r w:rsidRPr="00F13428">
        <w:tab/>
      </w:r>
      <w:r w:rsidRPr="00F13428">
        <w:rPr>
          <w:b/>
          <w:bCs/>
        </w:rPr>
        <w:t>Insufficient emphasis on biomedical information retrieval</w:t>
      </w:r>
      <w:r w:rsidRPr="00F13428">
        <w:t xml:space="preserve">: </w:t>
      </w:r>
      <w:ins w:id="221" w:author="Author" w:date="2026-06-09T03:19:00Z">
        <w:r w:rsidRPr="00F13428">
          <w:t>Although</w:t>
        </w:r>
      </w:ins>
      <w:del w:id="222" w:author="Author" w:date="2026-06-09T03:19:00Z">
        <w:r w:rsidRPr="00F13428">
          <w:delText>While</w:delText>
        </w:r>
      </w:del>
      <w:r w:rsidRPr="00F13428">
        <w:t xml:space="preserve"> neural topic models demonstrate strong performance in general domains, their application </w:t>
      </w:r>
      <w:ins w:id="223" w:author="Author" w:date="2026-06-09T03:19:00Z">
        <w:r w:rsidRPr="00F13428">
          <w:t>in</w:t>
        </w:r>
      </w:ins>
      <w:del w:id="224" w:author="Author" w:date="2026-06-09T03:19:00Z">
        <w:r w:rsidRPr="00F13428">
          <w:delText>to</w:delText>
        </w:r>
      </w:del>
      <w:r w:rsidRPr="00F13428">
        <w:t xml:space="preserve"> specialized biomedical retrieval, particularly for novice and interdisciplinary researchers, remains limited. </w:t>
      </w:r>
      <w:ins w:id="225" w:author="Author" w:date="2026-06-09T03:19:00Z">
        <w:r w:rsidRPr="00F13428">
          <w:t>U</w:t>
        </w:r>
      </w:ins>
      <w:del w:id="226" w:author="Author" w:date="2026-06-09T03:19:00Z">
        <w:r w:rsidRPr="00F13428">
          <w:delText>These u</w:delText>
        </w:r>
      </w:del>
      <w:r w:rsidRPr="00F13428">
        <w:t xml:space="preserve">sers often struggle to articulate precise information </w:t>
      </w:r>
      <w:ins w:id="227" w:author="Author" w:date="2026-06-09T03:19:00Z">
        <w:r w:rsidRPr="00F13428">
          <w:t>requirements</w:t>
        </w:r>
      </w:ins>
      <w:del w:id="228" w:author="Author" w:date="2026-06-09T03:19:00Z">
        <w:r w:rsidRPr="00F13428">
          <w:delText>needs</w:delText>
        </w:r>
      </w:del>
      <w:r w:rsidRPr="00F13428">
        <w:t xml:space="preserve"> and navigate the vast biomedical knowledge space</w:t>
      </w:r>
      <w:r w:rsidRPr="00F13428">
        <w:rPr>
          <w:rFonts w:eastAsia="游明朝"/>
        </w:rPr>
        <w:t xml:space="preserve">, </w:t>
      </w:r>
      <w:ins w:id="229" w:author="Author" w:date="2026-06-09T03:19:00Z">
        <w:r w:rsidRPr="00F13428">
          <w:rPr>
            <w:rFonts w:eastAsia="游明朝"/>
          </w:rPr>
          <w:t xml:space="preserve">thus </w:t>
        </w:r>
      </w:ins>
      <w:r w:rsidRPr="00F13428">
        <w:rPr>
          <w:rFonts w:eastAsia="游明朝"/>
        </w:rPr>
        <w:t>requiring intelligent retrieval systems that provide thematic guidance and exploration support.</w:t>
      </w:r>
    </w:p>
    <w:p w14:paraId="3028AF3B" w14:textId="6A3560D2" w:rsidR="000F1EE3" w:rsidRPr="00F13428" w:rsidRDefault="000D0E48">
      <w:pPr>
        <w:pStyle w:val="ac"/>
        <w:spacing w:before="50"/>
        <w:ind w:left="600" w:hanging="300"/>
      </w:pPr>
      <w:r w:rsidRPr="00F13428">
        <w:t>4.</w:t>
      </w:r>
      <w:r w:rsidRPr="00F13428">
        <w:tab/>
      </w:r>
      <w:r w:rsidRPr="00F13428">
        <w:rPr>
          <w:b/>
          <w:bCs/>
        </w:rPr>
        <w:t xml:space="preserve">Limited interpretability for </w:t>
      </w:r>
      <w:r w:rsidRPr="00F13428">
        <w:rPr>
          <w:rFonts w:eastAsia="游明朝"/>
          <w:b/>
          <w:bCs/>
        </w:rPr>
        <w:t>non</w:t>
      </w:r>
      <w:del w:id="230" w:author="Author" w:date="2026-06-09T09:43:00Z">
        <w:r w:rsidRPr="00F13428" w:rsidDel="00204686">
          <w:rPr>
            <w:rFonts w:eastAsia="游明朝"/>
            <w:b/>
            <w:bCs/>
          </w:rPr>
          <w:delText>-</w:delText>
        </w:r>
      </w:del>
      <w:r w:rsidRPr="00F13428">
        <w:rPr>
          <w:rFonts w:eastAsia="游明朝"/>
          <w:b/>
          <w:bCs/>
        </w:rPr>
        <w:t>expert users</w:t>
      </w:r>
      <w:r w:rsidRPr="00F13428">
        <w:t>: Keyword-based topic representations often require domain expertise for interpretation. The potential of large language models</w:t>
      </w:r>
      <w:ins w:id="231" w:author="Author" w:date="2026-06-12T03:41:00Z">
        <w:r w:rsidR="002F14B6">
          <w:t xml:space="preserve"> (LLMs)</w:t>
        </w:r>
      </w:ins>
      <w:r w:rsidRPr="00F13428">
        <w:t xml:space="preserve"> for automatic topic </w:t>
      </w:r>
      <w:r w:rsidRPr="00F13428">
        <w:rPr>
          <w:rFonts w:eastAsia="游明朝"/>
        </w:rPr>
        <w:t>labe</w:t>
      </w:r>
      <w:ins w:id="232" w:author="Author" w:date="2026-06-09T09:44:00Z">
        <w:r w:rsidR="00204686">
          <w:rPr>
            <w:rFonts w:eastAsia="游明朝"/>
          </w:rPr>
          <w:t>l</w:t>
        </w:r>
      </w:ins>
      <w:r w:rsidRPr="00F13428">
        <w:rPr>
          <w:rFonts w:eastAsia="游明朝"/>
        </w:rPr>
        <w:t xml:space="preserve">ling in biomedical contexts has not </w:t>
      </w:r>
      <w:ins w:id="233" w:author="Author" w:date="2026-06-09T03:19:00Z">
        <w:r w:rsidRPr="00F13428">
          <w:rPr>
            <w:rFonts w:eastAsia="游明朝"/>
          </w:rPr>
          <w:t xml:space="preserve">yet </w:t>
        </w:r>
      </w:ins>
      <w:r w:rsidRPr="00F13428">
        <w:rPr>
          <w:rFonts w:eastAsia="游明朝"/>
        </w:rPr>
        <w:t xml:space="preserve">been systematically explored. </w:t>
      </w:r>
    </w:p>
    <w:p w14:paraId="23D73CC8" w14:textId="6AFFFD14" w:rsidR="000F1EE3" w:rsidRPr="00F13428" w:rsidRDefault="000D0E48">
      <w:pPr>
        <w:spacing w:before="60"/>
        <w:ind w:firstLine="300"/>
      </w:pPr>
      <w:ins w:id="234" w:author="Author" w:date="2026-06-09T03:19:00Z">
        <w:r w:rsidRPr="00F13428">
          <w:t>This</w:t>
        </w:r>
      </w:ins>
      <w:del w:id="235" w:author="Author" w:date="2026-06-09T03:19:00Z">
        <w:r w:rsidRPr="00F13428">
          <w:delText>The proposed</w:delText>
        </w:r>
      </w:del>
      <w:r w:rsidRPr="00F13428">
        <w:t xml:space="preserve"> study addresses these gaps by proposing a dual-stream embedding framework that integrates contextualized textual embedding with structured MeSH metadata through a parameterized fusion mechanism, enabling fine-grained control over information integration and incorporating LLM-based topic labe</w:t>
      </w:r>
      <w:ins w:id="236" w:author="Author" w:date="2026-06-09T09:44:00Z">
        <w:r w:rsidR="00204686">
          <w:t>l</w:t>
        </w:r>
      </w:ins>
      <w:r w:rsidRPr="00F13428">
        <w:t>ling to enhance interpretability.</w:t>
      </w:r>
    </w:p>
    <w:p w14:paraId="1343900A" w14:textId="77777777" w:rsidR="000F1EE3" w:rsidRPr="00F13428" w:rsidRDefault="000D0E48">
      <w:pPr>
        <w:pStyle w:val="2"/>
        <w:widowControl/>
      </w:pPr>
      <w:r w:rsidRPr="00F13428">
        <w:t>3  Methodology and Proposed Framework</w:t>
      </w:r>
    </w:p>
    <w:p w14:paraId="21F978C5" w14:textId="77777777" w:rsidR="000F1EE3" w:rsidRPr="00F13428" w:rsidRDefault="000D0E48">
      <w:pPr>
        <w:pStyle w:val="3"/>
        <w:widowControl/>
        <w:spacing w:before="180"/>
      </w:pPr>
      <w:r w:rsidRPr="00F13428">
        <w:t>3.1  System Workflow Overview</w:t>
      </w:r>
    </w:p>
    <w:p w14:paraId="7A9AECB0" w14:textId="0CC1467B" w:rsidR="000F1EE3" w:rsidRPr="00F13428" w:rsidRDefault="000D0E48">
      <w:pPr>
        <w:spacing w:before="60"/>
      </w:pPr>
      <w:r w:rsidRPr="00F13428">
        <w:t xml:space="preserve">An overview of the proposed topic modelling framework is </w:t>
      </w:r>
      <w:ins w:id="237" w:author="Author" w:date="2026-06-09T03:19:00Z">
        <w:r w:rsidRPr="00F13428">
          <w:t>presented</w:t>
        </w:r>
      </w:ins>
      <w:del w:id="238" w:author="Author" w:date="2026-06-09T03:19:00Z">
        <w:r w:rsidRPr="00F13428">
          <w:delText>illustrated</w:delText>
        </w:r>
      </w:del>
      <w:r w:rsidRPr="00F13428">
        <w:t xml:space="preserve"> in </w:t>
      </w:r>
      <w:r w:rsidRPr="00F13428">
        <w:rPr>
          <w:b/>
          <w:bCs/>
        </w:rPr>
        <w:t>Fig. 1</w:t>
      </w:r>
      <w:r w:rsidRPr="00F13428">
        <w:t xml:space="preserve">. The architecture comprises five modular stages: data preparation, dual-stream embedding, topic modelling </w:t>
      </w:r>
      <w:ins w:id="239" w:author="Author" w:date="2026-06-09T03:19:00Z">
        <w:r w:rsidRPr="00F13428">
          <w:t>using</w:t>
        </w:r>
      </w:ins>
      <w:del w:id="240" w:author="Author" w:date="2026-06-09T03:19:00Z">
        <w:r w:rsidRPr="00F13428">
          <w:delText>with</w:delText>
        </w:r>
      </w:del>
      <w:r w:rsidRPr="00F13428">
        <w:t xml:space="preserve"> BERTopic, topic labelling </w:t>
      </w:r>
      <w:ins w:id="241" w:author="Author" w:date="2026-06-09T03:19:00Z">
        <w:r w:rsidRPr="00F13428">
          <w:t>using</w:t>
        </w:r>
      </w:ins>
      <w:del w:id="242" w:author="Author" w:date="2026-06-09T03:19:00Z">
        <w:r w:rsidRPr="00F13428">
          <w:delText>via</w:delText>
        </w:r>
      </w:del>
      <w:r w:rsidRPr="00F13428">
        <w:t xml:space="preserve"> a</w:t>
      </w:r>
      <w:ins w:id="243" w:author="Author" w:date="2026-06-12T03:42:00Z">
        <w:r w:rsidR="008F365A">
          <w:t>n</w:t>
        </w:r>
      </w:ins>
      <w:r w:rsidRPr="00F13428">
        <w:t xml:space="preserve"> </w:t>
      </w:r>
      <w:del w:id="244" w:author="Author" w:date="2026-06-12T03:43:00Z">
        <w:r w:rsidRPr="00F13428" w:rsidDel="008F365A">
          <w:delText>large language model (</w:delText>
        </w:r>
      </w:del>
      <w:r w:rsidRPr="00F13428">
        <w:t>LLM</w:t>
      </w:r>
      <w:del w:id="245" w:author="Author" w:date="2026-06-12T03:43:00Z">
        <w:r w:rsidRPr="00F13428" w:rsidDel="008F365A">
          <w:delText>)</w:delText>
        </w:r>
      </w:del>
      <w:r w:rsidRPr="00F13428">
        <w:t>, and evaluation and analysis.</w:t>
      </w:r>
    </w:p>
    <w:p w14:paraId="247714F3" w14:textId="77777777" w:rsidR="000F1EE3" w:rsidRPr="00F13428" w:rsidRDefault="000D0E48">
      <w:pPr>
        <w:pStyle w:val="Figure"/>
        <w:spacing w:before="240"/>
        <w:ind w:firstLine="300"/>
      </w:pPr>
      <w:r w:rsidRPr="00F13428">
        <w:t xml:space="preserve"> </w:t>
      </w:r>
    </w:p>
    <w:p w14:paraId="076B6F3E" w14:textId="37DFED66" w:rsidR="000F1EE3" w:rsidRPr="00F13428" w:rsidRDefault="000D0E48">
      <w:pPr>
        <w:pStyle w:val="centerpar"/>
      </w:pPr>
      <w:commentRangeStart w:id="246"/>
      <w:r w:rsidRPr="00F13428">
        <w:rPr>
          <w:noProof/>
        </w:rPr>
        <w:lastRenderedPageBreak/>
        <w:drawing>
          <wp:inline distT="0" distB="0" distL="0" distR="0" wp14:anchorId="4F546961" wp14:editId="745B982F">
            <wp:extent cx="2876550" cy="3238500"/>
            <wp:effectExtent l="0" t="0" r="0" b="0"/>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76550" cy="3238500"/>
                    </a:xfrm>
                    <a:prstGeom prst="rect">
                      <a:avLst/>
                    </a:prstGeom>
                    <a:noFill/>
                    <a:ln>
                      <a:noFill/>
                    </a:ln>
                  </pic:spPr>
                </pic:pic>
              </a:graphicData>
            </a:graphic>
          </wp:inline>
        </w:drawing>
      </w:r>
      <w:commentRangeEnd w:id="246"/>
      <w:r w:rsidR="00F17276" w:rsidRPr="00F13428">
        <w:rPr>
          <w:rStyle w:val="af5"/>
          <w:sz w:val="24"/>
          <w:szCs w:val="24"/>
        </w:rPr>
        <w:commentReference w:id="246"/>
      </w:r>
      <w:r w:rsidRPr="00F13428">
        <w:t xml:space="preserve"> </w:t>
      </w:r>
    </w:p>
    <w:p w14:paraId="3F976382" w14:textId="77777777" w:rsidR="000F1EE3" w:rsidRPr="00F13428" w:rsidRDefault="000D0E48">
      <w:pPr>
        <w:pStyle w:val="a9"/>
      </w:pPr>
      <w:r w:rsidRPr="00F13428">
        <w:t xml:space="preserve">Figure </w:t>
      </w:r>
      <w:bookmarkStart w:id="247" w:name="BMfig1"/>
      <w:r w:rsidRPr="00F13428">
        <w:t>1</w:t>
      </w:r>
      <w:bookmarkEnd w:id="247"/>
      <w:r w:rsidRPr="00F13428">
        <w:t>: System workflow of the proposed dual-stream topic modelling framework.</w:t>
      </w:r>
      <w:r w:rsidRPr="00F13428">
        <w:fldChar w:fldCharType="begin"/>
      </w:r>
      <w:r w:rsidRPr="00F13428">
        <w:instrText>TC "1 System workflow of the proposed dual-stream topic modelling framework." \f f</w:instrText>
      </w:r>
      <w:r w:rsidRPr="00F13428">
        <w:fldChar w:fldCharType="end"/>
      </w:r>
    </w:p>
    <w:p w14:paraId="2DD13EBB" w14:textId="2686B9F4" w:rsidR="000F1EE3" w:rsidRPr="00F13428" w:rsidRDefault="000D0E48">
      <w:pPr>
        <w:spacing w:before="240"/>
        <w:ind w:firstLine="300"/>
      </w:pPr>
      <w:r w:rsidRPr="00F13428">
        <w:t xml:space="preserve">In the data preparation stage, article titles, abstracts, and MeSH descriptors are extracted from PubMed records. Each MeSH term is associated with a binary MajorTopicYN flag that indicates whether the term represents a major or </w:t>
      </w:r>
      <w:r w:rsidRPr="00F13428">
        <w:rPr>
          <w:rFonts w:eastAsia="游明朝"/>
        </w:rPr>
        <w:t>minor topic. Pretrained transformer models</w:t>
      </w:r>
      <w:ins w:id="248" w:author="Author" w:date="2026-06-09T03:19:00Z">
        <w:r w:rsidRPr="00F13428">
          <w:t xml:space="preserve">, </w:t>
        </w:r>
      </w:ins>
      <w:del w:id="249" w:author="Author" w:date="2026-06-09T03:19:00Z">
        <w:r w:rsidRPr="00F13428">
          <w:delText>—</w:delText>
        </w:r>
      </w:del>
      <w:r w:rsidRPr="00F13428">
        <w:t>including MiniLM, PubMedBERT, and BioBERT</w:t>
      </w:r>
      <w:ins w:id="250" w:author="Author" w:date="2026-06-09T03:19:00Z">
        <w:r w:rsidRPr="00F13428">
          <w:t>,</w:t>
        </w:r>
      </w:ins>
      <w:del w:id="251" w:author="Author" w:date="2026-06-09T03:19:00Z">
        <w:r w:rsidRPr="00F13428">
          <w:delText>—</w:delText>
        </w:r>
      </w:del>
      <w:ins w:id="252" w:author="Author" w:date="2026-06-09T03:19:00Z">
        <w:r w:rsidRPr="00F13428">
          <w:t xml:space="preserve"> </w:t>
        </w:r>
      </w:ins>
      <w:r w:rsidRPr="00F13428">
        <w:t>are loaded for downstream embedding generation. In the dual-stream embedding stage, two parallel embedding vectors are computed: one for unstructured biomedical text (titles and abstracts) and the other for structured MeSH descriptors. The MeSH stream is processed through a first-layer fusion mechanism, which applies a weighting scheme controlled by parameter β to emphasize major MeSH terms over minor ones. The resultin</w:t>
      </w:r>
      <w:r w:rsidRPr="00F13428">
        <w:t xml:space="preserve">g weighted MeSH embedding is then combined with textual embedding via a second-layer fusion mechanism governed by parameter α, which balances the contributions of textual and MeSH streams to form the final document representation. In the topic modelling stage, the fused embeddings are fed into the BERTopic pipeline. Dimensionality reduction is performed </w:t>
      </w:r>
      <w:ins w:id="253" w:author="Author" w:date="2026-06-09T03:19:00Z">
        <w:r w:rsidRPr="00F13428">
          <w:t>using</w:t>
        </w:r>
      </w:ins>
      <w:del w:id="254" w:author="Author" w:date="2026-06-09T03:19:00Z">
        <w:r w:rsidRPr="00F13428">
          <w:delText>via</w:delText>
        </w:r>
      </w:del>
      <w:r w:rsidRPr="00F13428">
        <w:t xml:space="preserve"> UMAP, followed by clustering </w:t>
      </w:r>
      <w:ins w:id="255" w:author="Author" w:date="2026-06-09T03:19:00Z">
        <w:r w:rsidRPr="00F13428">
          <w:t>using</w:t>
        </w:r>
      </w:ins>
      <w:del w:id="256" w:author="Author" w:date="2026-06-09T03:19:00Z">
        <w:r w:rsidRPr="00F13428">
          <w:delText>via</w:delText>
        </w:r>
      </w:del>
      <w:r w:rsidRPr="00F13428">
        <w:t xml:space="preserve"> HDBSCAN. Topic representations are generated via CountVectorizer and class-based TF-IDF (c-TF-IDF) and are fu</w:t>
      </w:r>
      <w:r w:rsidRPr="00F13428">
        <w:t>rther refined via maximal marginal relevance (MMR) to improve interpretability by promoting keyword diversity. In the topic labelling stage, the top-ranked keywords from each topic are extracted and used to prompt a</w:t>
      </w:r>
      <w:ins w:id="257" w:author="Author" w:date="2026-06-12T03:49:00Z">
        <w:r w:rsidR="00FE31C3">
          <w:t>n</w:t>
        </w:r>
      </w:ins>
      <w:r w:rsidRPr="00F13428">
        <w:t xml:space="preserve"> </w:t>
      </w:r>
      <w:del w:id="258" w:author="Author" w:date="2026-06-12T03:49:00Z">
        <w:r w:rsidRPr="00F13428" w:rsidDel="00FE31C3">
          <w:delText>large language model (</w:delText>
        </w:r>
      </w:del>
      <w:r w:rsidRPr="00F13428">
        <w:t>LLM</w:t>
      </w:r>
      <w:del w:id="259" w:author="Author" w:date="2026-06-12T03:49:00Z">
        <w:r w:rsidRPr="00F13428" w:rsidDel="00FE31C3">
          <w:delText>)</w:delText>
        </w:r>
      </w:del>
      <w:r w:rsidRPr="00F13428">
        <w:t xml:space="preserve"> to generate concise, human-readable topic titles. This step improves accessibility for users without domain expertise and supports downstream applications</w:t>
      </w:r>
      <w:ins w:id="260" w:author="Author" w:date="2026-06-09T03:19:00Z">
        <w:r w:rsidRPr="00F13428">
          <w:rPr>
            <w:rFonts w:eastAsia="游明朝"/>
          </w:rPr>
          <w:t>,</w:t>
        </w:r>
      </w:ins>
      <w:r w:rsidRPr="00F13428">
        <w:rPr>
          <w:rFonts w:eastAsia="游明朝"/>
        </w:rPr>
        <w:t xml:space="preserve"> such as thematic dashboards and visualizations. In the evaluation and analysis stage, a grid search is conducted</w:t>
      </w:r>
      <w:r w:rsidRPr="00F13428">
        <w:rPr>
          <w:rFonts w:eastAsia="游明朝"/>
        </w:rPr>
        <w:t xml:space="preserve"> over the </w:t>
      </w:r>
      <w:r w:rsidRPr="00F13428">
        <w:t xml:space="preserve">α and β values to explore the parameter space. For each configuration, </w:t>
      </w:r>
      <w:del w:id="261" w:author="Author" w:date="2026-06-12T03:58:00Z">
        <w:r w:rsidRPr="00F13428" w:rsidDel="004E208C">
          <w:delText xml:space="preserve">topic coherence </w:delText>
        </w:r>
        <w:r w:rsidRPr="00F13428" w:rsidDel="004E208C">
          <w:lastRenderedPageBreak/>
          <w:delText>(</w:delText>
        </w:r>
      </w:del>
      <w:r w:rsidRPr="00F13428">
        <w:t>TC</w:t>
      </w:r>
      <w:del w:id="262" w:author="Author" w:date="2026-06-12T03:58:00Z">
        <w:r w:rsidRPr="00F13428" w:rsidDel="004E208C">
          <w:delText>)</w:delText>
        </w:r>
      </w:del>
      <w:r w:rsidRPr="00F13428">
        <w:t xml:space="preserve"> and </w:t>
      </w:r>
      <w:del w:id="263" w:author="Author" w:date="2026-06-12T03:55:00Z">
        <w:r w:rsidRPr="00F13428" w:rsidDel="0076295E">
          <w:delText>topic diversity (</w:delText>
        </w:r>
      </w:del>
      <w:r w:rsidRPr="00F13428">
        <w:t>TD</w:t>
      </w:r>
      <w:del w:id="264" w:author="Author" w:date="2026-06-12T03:55:00Z">
        <w:r w:rsidRPr="00F13428" w:rsidDel="0076295E">
          <w:delText>)</w:delText>
        </w:r>
      </w:del>
      <w:r w:rsidRPr="00F13428">
        <w:t xml:space="preserve"> are computed to assess the semantic quality of the generated topics. These results </w:t>
      </w:r>
      <w:ins w:id="265" w:author="Author" w:date="2026-06-09T03:19:00Z">
        <w:r w:rsidRPr="00F13428">
          <w:t>we</w:t>
        </w:r>
      </w:ins>
      <w:del w:id="266" w:author="Author" w:date="2026-06-09T03:19:00Z">
        <w:r w:rsidRPr="00F13428">
          <w:delText>a</w:delText>
        </w:r>
      </w:del>
      <w:r w:rsidRPr="00F13428">
        <w:t xml:space="preserve">re compared </w:t>
      </w:r>
      <w:commentRangeStart w:id="267"/>
      <w:ins w:id="268" w:author="Author" w:date="2026-06-09T03:19:00Z">
        <w:r w:rsidRPr="00F13428">
          <w:t>with</w:t>
        </w:r>
      </w:ins>
      <w:commentRangeEnd w:id="267"/>
      <w:r w:rsidRPr="00F13428">
        <w:rPr>
          <w:rStyle w:val="af5"/>
          <w:sz w:val="20"/>
          <w:szCs w:val="20"/>
        </w:rPr>
        <w:commentReference w:id="267"/>
      </w:r>
      <w:del w:id="269" w:author="Author" w:date="2026-06-09T03:19:00Z">
        <w:r w:rsidRPr="00F13428">
          <w:delText>against</w:delText>
        </w:r>
      </w:del>
      <w:r w:rsidRPr="00F13428">
        <w:t xml:space="preserve"> those of single-stream and ablation baselines to validate the performance improvements introduced by the dual-layer fusion mechanism.</w:t>
      </w:r>
    </w:p>
    <w:p w14:paraId="4F6050DE" w14:textId="77777777" w:rsidR="000F1EE3" w:rsidRPr="00F13428" w:rsidRDefault="000D0E48">
      <w:pPr>
        <w:pStyle w:val="3"/>
        <w:widowControl/>
        <w:spacing w:before="120"/>
      </w:pPr>
      <w:r w:rsidRPr="00F13428">
        <w:t>3.2  Dataset</w:t>
      </w:r>
    </w:p>
    <w:p w14:paraId="3D0B32AF" w14:textId="70DD6BFA" w:rsidR="000F1EE3" w:rsidRPr="00F13428" w:rsidRDefault="000D0E48">
      <w:pPr>
        <w:spacing w:before="60"/>
      </w:pPr>
      <w:r w:rsidRPr="00F13428">
        <w:t xml:space="preserve">The dataset used in this study comprises 3,000 biomedical article records retrieved from the PubMed database. Each record contains the article title, abstract, publication year, PubMed ID (PMID), and associated MeSH </w:t>
      </w:r>
      <w:del w:id="270" w:author="Author" w:date="2026-06-11T18:12:00Z">
        <w:r w:rsidRPr="00F13428" w:rsidDel="00AF5B9D">
          <w:delText xml:space="preserve">(Medical Subject Headings) </w:delText>
        </w:r>
      </w:del>
      <w:r w:rsidRPr="00F13428">
        <w:t>terms. To ensure comparability with existing methods and enable a controlled baseline comparison, we adopted the exact dataset and preprocessing methodology used in the study “Depression, anxiety, and burnout in academia: topic modeling of PubMed abstracts”</w:t>
      </w:r>
      <w:ins w:id="271" w:author="Author" w:date="2026-06-12T04:05:00Z">
        <w:r w:rsidR="0003711B">
          <w:t xml:space="preserve"> </w:t>
        </w:r>
      </w:ins>
      <w:r w:rsidRPr="00F13428">
        <w:t>[</w:t>
      </w:r>
      <w:fldSimple w:instr="REF BIB_lezhnina_depression_2023 \* MERGEFORMAT ">
        <w:ins w:id="272" w:author="RONGLI LI" w:date="2026-06-15T18:41:00Z" w16du:dateUtc="2026-06-15T09:41:00Z">
          <w:r w:rsidRPr="000D0E48">
            <w:rPr>
              <w:rPrChange w:id="273" w:author="RONGLI LI" w:date="2026-06-15T18:41:00Z" w16du:dateUtc="2026-06-15T09:41:00Z">
                <w:rPr>
                  <w:highlight w:val="darkGray"/>
                </w:rPr>
              </w:rPrChange>
            </w:rPr>
            <w:t>18</w:t>
          </w:r>
        </w:ins>
        <w:del w:id="274" w:author="RONGLI LI" w:date="2026-06-15T18:41:00Z" w16du:dateUtc="2026-06-15T09:41:00Z">
          <w:r w:rsidR="000F1EE3" w:rsidRPr="00F13428" w:rsidDel="000D0E48">
            <w:delText>18</w:delText>
          </w:r>
        </w:del>
      </w:fldSimple>
      <w:r w:rsidRPr="00F13428">
        <w:t xml:space="preserve">]. This ensures that any observed differences in topic quality or interpretability are attributable to the modelling framework rather than </w:t>
      </w:r>
      <w:commentRangeStart w:id="275"/>
      <w:ins w:id="276" w:author="Author" w:date="2026-06-09T03:19:00Z">
        <w:r w:rsidRPr="00F13428">
          <w:rPr>
            <w:rFonts w:eastAsia="游明朝"/>
          </w:rPr>
          <w:t xml:space="preserve">to </w:t>
        </w:r>
      </w:ins>
      <w:commentRangeEnd w:id="275"/>
      <w:r w:rsidRPr="00F13428">
        <w:rPr>
          <w:rStyle w:val="af5"/>
          <w:rFonts w:eastAsia="游明朝"/>
          <w:sz w:val="20"/>
          <w:szCs w:val="20"/>
        </w:rPr>
        <w:commentReference w:id="275"/>
      </w:r>
      <w:r w:rsidRPr="00F13428">
        <w:rPr>
          <w:rFonts w:eastAsia="游明朝"/>
        </w:rPr>
        <w:t xml:space="preserve">variations in data sourcing or processing. </w:t>
      </w:r>
      <w:r w:rsidRPr="00F13428">
        <w:t xml:space="preserve">The PubMed records </w:t>
      </w:r>
      <w:ins w:id="277" w:author="Author" w:date="2026-06-09T03:19:00Z">
        <w:r w:rsidRPr="00F13428">
          <w:t>we</w:t>
        </w:r>
      </w:ins>
      <w:del w:id="278" w:author="Author" w:date="2026-06-09T03:19:00Z">
        <w:r w:rsidRPr="00F13428">
          <w:delText>a</w:delText>
        </w:r>
      </w:del>
      <w:r w:rsidRPr="00F13428">
        <w:t xml:space="preserve">re structured according to the MEDLINE format, which includes metadata such as titles, abstracts, publication dates, and manually assigned </w:t>
      </w:r>
      <w:del w:id="279" w:author="Author" w:date="2026-06-11T18:12:00Z">
        <w:r w:rsidRPr="00F13428" w:rsidDel="00AF5B9D">
          <w:delText>Medical Subject Headings (</w:delText>
        </w:r>
      </w:del>
      <w:r w:rsidRPr="00F13428">
        <w:t>MeSH</w:t>
      </w:r>
      <w:del w:id="280" w:author="Author" w:date="2026-06-11T18:12:00Z">
        <w:r w:rsidRPr="00F13428" w:rsidDel="00AF5B9D">
          <w:delText>s)</w:delText>
        </w:r>
      </w:del>
      <w:r w:rsidRPr="00F13428">
        <w:t xml:space="preserve">. Each MeSH term </w:t>
      </w:r>
      <w:ins w:id="281" w:author="Author" w:date="2026-06-09T03:19:00Z">
        <w:r w:rsidRPr="00F13428">
          <w:t>wa</w:t>
        </w:r>
      </w:ins>
      <w:del w:id="282" w:author="Author" w:date="2026-06-09T03:19:00Z">
        <w:r w:rsidRPr="00F13428">
          <w:delText>i</w:delText>
        </w:r>
      </w:del>
      <w:r w:rsidRPr="00F13428">
        <w:t>s accompanied by a MajorTopicYN flag, indicating whether the term represent</w:t>
      </w:r>
      <w:ins w:id="283" w:author="Author" w:date="2026-06-09T03:19:00Z">
        <w:r w:rsidRPr="00F13428">
          <w:t>ed</w:t>
        </w:r>
      </w:ins>
      <w:del w:id="284" w:author="Author" w:date="2026-06-09T03:19:00Z">
        <w:r w:rsidRPr="00F13428">
          <w:delText>s</w:delText>
        </w:r>
      </w:del>
      <w:r w:rsidRPr="00F13428">
        <w:t xml:space="preserve"> a primary subject focus (MajorTopicYN=Y) or a secondary/supporting concept (MajorTopicYN=N). In this study, we utilize this binary distinction to inform the β-weighted fusion of MeSH embeddings, thereby emphasizing core medical topics during the integration process.</w:t>
      </w:r>
    </w:p>
    <w:p w14:paraId="71A43BD6" w14:textId="77777777" w:rsidR="000F1EE3" w:rsidRPr="00F13428" w:rsidRDefault="000D0E48">
      <w:pPr>
        <w:pStyle w:val="3"/>
        <w:widowControl/>
        <w:spacing w:before="120"/>
      </w:pPr>
      <w:bookmarkStart w:id="285" w:name="BMalg_preprocessing"/>
      <w:r w:rsidRPr="00F13428">
        <w:t>3.3</w:t>
      </w:r>
      <w:bookmarkEnd w:id="285"/>
      <w:r w:rsidRPr="00F13428">
        <w:t xml:space="preserve">  Data Preprocessing</w:t>
      </w:r>
    </w:p>
    <w:p w14:paraId="44987FE5" w14:textId="58D84909" w:rsidR="000F1EE3" w:rsidRPr="00F13428" w:rsidRDefault="000D0E48">
      <w:pPr>
        <w:spacing w:before="60"/>
      </w:pPr>
      <w:r w:rsidRPr="00F13428">
        <w:t xml:space="preserve">Minimal preprocessing was required </w:t>
      </w:r>
      <w:ins w:id="286" w:author="Author" w:date="2026-06-09T03:19:00Z">
        <w:r w:rsidRPr="00F13428">
          <w:t>because</w:t>
        </w:r>
      </w:ins>
      <w:del w:id="287" w:author="Author" w:date="2026-06-09T03:19:00Z">
        <w:r w:rsidRPr="00F13428">
          <w:delText>due</w:delText>
        </w:r>
      </w:del>
      <w:r w:rsidRPr="00F13428">
        <w:t xml:space="preserve"> </w:t>
      </w:r>
      <w:ins w:id="288" w:author="Author" w:date="2026-06-09T03:19:00Z">
        <w:r w:rsidRPr="00F13428">
          <w:t>of</w:t>
        </w:r>
      </w:ins>
      <w:del w:id="289" w:author="Author" w:date="2026-06-09T03:19:00Z">
        <w:r w:rsidRPr="00F13428">
          <w:delText>to</w:delText>
        </w:r>
      </w:del>
      <w:r w:rsidRPr="00F13428">
        <w:t xml:space="preserve"> the design of the embedding framework. Specifically, we employed models from the </w:t>
      </w:r>
      <w:del w:id="290" w:author="Author" w:date="2026-06-12T09:15:00Z">
        <w:r w:rsidRPr="00F13428" w:rsidDel="008A5BAC">
          <w:delText>S</w:delText>
        </w:r>
      </w:del>
      <w:ins w:id="291" w:author="Author" w:date="2026-06-12T09:15:00Z">
        <w:r w:rsidR="008A5BAC">
          <w:t>s</w:t>
        </w:r>
      </w:ins>
      <w:r w:rsidRPr="00F13428">
        <w:t xml:space="preserve">entence </w:t>
      </w:r>
      <w:del w:id="292" w:author="Author" w:date="2026-06-12T09:15:00Z">
        <w:r w:rsidRPr="00F13428" w:rsidDel="008A5BAC">
          <w:delText>T</w:delText>
        </w:r>
      </w:del>
      <w:ins w:id="293" w:author="Author" w:date="2026-06-12T09:15:00Z">
        <w:r w:rsidR="008A5BAC">
          <w:t>t</w:t>
        </w:r>
      </w:ins>
      <w:r w:rsidRPr="00F13428">
        <w:t>ransformers library, which utilize</w:t>
      </w:r>
      <w:ins w:id="294" w:author="Author" w:date="2026-06-09T03:19:00Z">
        <w:r w:rsidRPr="00F13428">
          <w:rPr>
            <w:rFonts w:eastAsia="游明朝"/>
          </w:rPr>
          <w:t>s</w:t>
        </w:r>
      </w:ins>
      <w:r w:rsidRPr="00F13428">
        <w:rPr>
          <w:rFonts w:eastAsia="游明朝"/>
        </w:rPr>
        <w:t xml:space="preserve"> pretrained transformer-based encoders that are robust to raw, unprocessed text input</w:t>
      </w:r>
      <w:ins w:id="295" w:author="Author" w:date="2026-06-09T03:19:00Z">
        <w:r w:rsidRPr="00F13428">
          <w:rPr>
            <w:rFonts w:eastAsia="游明朝"/>
          </w:rPr>
          <w:t xml:space="preserve">s </w:t>
        </w:r>
      </w:ins>
      <w:r w:rsidRPr="00F13428">
        <w:rPr>
          <w:rFonts w:eastAsia="游明朝"/>
        </w:rPr>
        <w:t>[</w:t>
      </w:r>
      <w:fldSimple w:instr="REF BIB_reimers_sentence_bert_2019 \* MERGEFORMAT ">
        <w:ins w:id="296" w:author="RONGLI LI" w:date="2026-06-15T18:41:00Z" w16du:dateUtc="2026-06-15T09:41:00Z">
          <w:r w:rsidRPr="000D0E48">
            <w:rPr>
              <w:rPrChange w:id="297" w:author="RONGLI LI" w:date="2026-06-15T18:41:00Z" w16du:dateUtc="2026-06-15T09:41:00Z">
                <w:rPr>
                  <w:highlight w:val="darkGray"/>
                </w:rPr>
              </w:rPrChange>
            </w:rPr>
            <w:t>15</w:t>
          </w:r>
        </w:ins>
        <w:del w:id="298" w:author="RONGLI LI" w:date="2026-06-15T18:41:00Z" w16du:dateUtc="2026-06-15T09:41:00Z">
          <w:r w:rsidR="000F1EE3" w:rsidRPr="00F13428" w:rsidDel="000D0E48">
            <w:delText>15</w:delText>
          </w:r>
        </w:del>
      </w:fldSimple>
      <w:r w:rsidRPr="00F13428">
        <w:t>]. Unlike traditional bag-of-words topic models, which often require lower casing</w:t>
      </w:r>
      <w:r w:rsidRPr="00F13428">
        <w:rPr>
          <w:rFonts w:eastAsia="游明朝"/>
        </w:rPr>
        <w:t xml:space="preserve">, lemmatization, stopword removal, or token filtering, transformer-based sentence embeddings inherently capture contextual semantics without relying on </w:t>
      </w:r>
      <w:r w:rsidRPr="00F13428">
        <w:t xml:space="preserve">such preprocessing steps. This aligns with </w:t>
      </w:r>
      <w:ins w:id="299" w:author="Author" w:date="2026-06-09T03:19:00Z">
        <w:r w:rsidRPr="00F13428">
          <w:rPr>
            <w:rFonts w:eastAsia="游明朝"/>
          </w:rPr>
          <w:t xml:space="preserve">the </w:t>
        </w:r>
      </w:ins>
      <w:r w:rsidRPr="00F13428">
        <w:rPr>
          <w:rFonts w:eastAsia="游明朝"/>
        </w:rPr>
        <w:t>findings from prior studies that show that modern sentence</w:t>
      </w:r>
      <w:ins w:id="300" w:author="Author" w:date="2026-06-09T03:19:00Z">
        <w:r w:rsidRPr="00F13428">
          <w:t>-</w:t>
        </w:r>
      </w:ins>
      <w:del w:id="301" w:author="Author" w:date="2026-06-09T03:19:00Z">
        <w:r w:rsidRPr="00F13428">
          <w:delText xml:space="preserve"> </w:delText>
        </w:r>
      </w:del>
      <w:r w:rsidRPr="00F13428">
        <w:t>embedding models can operate effectively on unaltered text, preserving more nuanced linguistic and biomedical structures</w:t>
      </w:r>
      <w:ins w:id="302" w:author="Author" w:date="2026-06-12T05:03:00Z">
        <w:r w:rsidR="00C40A46">
          <w:t xml:space="preserve"> </w:t>
        </w:r>
      </w:ins>
      <w:r w:rsidRPr="00F13428">
        <w:t>[</w:t>
      </w:r>
      <w:fldSimple w:instr="REF BIB_wang_graph_embedded_2022 \* MERGEFORMAT ">
        <w:ins w:id="303" w:author="RONGLI LI" w:date="2026-06-15T18:41:00Z" w16du:dateUtc="2026-06-15T09:41:00Z">
          <w:r w:rsidRPr="000D0E48">
            <w:rPr>
              <w:rPrChange w:id="304" w:author="RONGLI LI" w:date="2026-06-15T18:41:00Z" w16du:dateUtc="2026-06-15T09:41:00Z">
                <w:rPr>
                  <w:highlight w:val="darkGray"/>
                </w:rPr>
              </w:rPrChange>
            </w:rPr>
            <w:t>19</w:t>
          </w:r>
        </w:ins>
        <w:del w:id="305" w:author="RONGLI LI" w:date="2026-06-15T18:41:00Z" w16du:dateUtc="2026-06-15T09:41:00Z">
          <w:r w:rsidR="000F1EE3" w:rsidRPr="00F13428" w:rsidDel="000D0E48">
            <w:delText>19</w:delText>
          </w:r>
        </w:del>
      </w:fldSimple>
      <w:r w:rsidRPr="00F13428">
        <w:t xml:space="preserve">]. Specifically, the subword (WordPiece/BPE) tokenization used by these encoders </w:t>
      </w:r>
      <w:del w:id="306" w:author="Author" w:date="2026-06-09T03:19:00Z">
        <w:r w:rsidRPr="00F13428">
          <w:delText xml:space="preserve">already </w:delText>
        </w:r>
      </w:del>
      <w:r w:rsidRPr="00F13428">
        <w:t>decomposes rare or morphologically complex biomedical terms into known sub</w:t>
      </w:r>
      <w:del w:id="307" w:author="Author" w:date="2026-06-12T21:24:00Z">
        <w:r w:rsidRPr="00F13428" w:rsidDel="00481D94">
          <w:delText>-</w:delText>
        </w:r>
      </w:del>
      <w:r w:rsidRPr="00F13428">
        <w:t xml:space="preserve">units, </w:t>
      </w:r>
      <w:del w:id="308" w:author="Author" w:date="2026-06-12T05:07:00Z">
        <w:r w:rsidRPr="00F13428" w:rsidDel="00C40A46">
          <w:delText>so</w:delText>
        </w:r>
      </w:del>
      <w:ins w:id="309" w:author="Author" w:date="2026-06-12T05:07:00Z">
        <w:r w:rsidR="00C40A46">
          <w:t>such that</w:t>
        </w:r>
      </w:ins>
      <w:r w:rsidRPr="00F13428">
        <w:t xml:space="preserve"> lemmatization and aggressive token filtering are unnecessary</w:t>
      </w:r>
      <w:ins w:id="310" w:author="Author" w:date="2026-06-09T03:19:00Z">
        <w:r w:rsidRPr="00F13428">
          <w:t>. Conversely</w:t>
        </w:r>
      </w:ins>
      <w:del w:id="311" w:author="Author" w:date="2026-06-09T03:19:00Z">
        <w:r w:rsidRPr="00F13428">
          <w:delText>; conversely</w:delText>
        </w:r>
      </w:del>
      <w:r w:rsidRPr="00F13428">
        <w:t>, stopword removal and lowercasing would discard casing and function-word cues that the transformer’s contextual attention exploits</w:t>
      </w:r>
      <w:del w:id="312" w:author="Author" w:date="2026-06-12T21:25:00Z">
        <w:r w:rsidRPr="00F13428" w:rsidDel="00481D94">
          <w:delText>,</w:delText>
        </w:r>
      </w:del>
      <w:r w:rsidRPr="00F13428">
        <w:t xml:space="preserve"> and could therefore degrade rather than improve the embeddings. As such, our pipeline </w:t>
      </w:r>
      <w:ins w:id="313" w:author="Author" w:date="2026-06-09T03:19:00Z">
        <w:r w:rsidRPr="00F13428">
          <w:t>does</w:t>
        </w:r>
      </w:ins>
      <w:del w:id="314" w:author="Author" w:date="2026-06-09T03:19:00Z">
        <w:r w:rsidRPr="00F13428">
          <w:delText>did</w:delText>
        </w:r>
      </w:del>
      <w:r w:rsidRPr="00F13428">
        <w:t xml:space="preserve"> not apply additional text normalization procedures beyond basic format verification.</w:t>
      </w:r>
    </w:p>
    <w:p w14:paraId="296F5779" w14:textId="2F764003" w:rsidR="000F1EE3" w:rsidRPr="00F13428" w:rsidRDefault="000D0E48">
      <w:pPr>
        <w:ind w:firstLine="300"/>
      </w:pPr>
      <w:r w:rsidRPr="00F13428">
        <w:t xml:space="preserve">The preprocessing workflow transforms raw PubMed records into structured document representations suitable for the dual-stream embedding framework. Each record undergoes systematic extraction of </w:t>
      </w:r>
      <w:ins w:id="315" w:author="Author" w:date="2026-06-09T03:19:00Z">
        <w:r w:rsidRPr="00F13428">
          <w:rPr>
            <w:rFonts w:eastAsia="游明朝"/>
          </w:rPr>
          <w:t xml:space="preserve">the </w:t>
        </w:r>
      </w:ins>
      <w:r w:rsidRPr="00F13428">
        <w:rPr>
          <w:rFonts w:eastAsia="游明朝"/>
        </w:rPr>
        <w:t xml:space="preserve">core components (title, abstract, MeSH terms, PMID, and publication year), followed by format verification and MeSH metadata structuring. Critically, the MajorTopicYN flag associated with each MeSH term </w:t>
      </w:r>
      <w:r w:rsidRPr="00F13428">
        <w:t xml:space="preserve">is preserved during this stage, enabling the subsequent parameterized fusion mechanism to distinguish between major and minor topics. The complete preprocessing procedure is </w:t>
      </w:r>
      <w:ins w:id="316" w:author="Author" w:date="2026-06-09T03:19:00Z">
        <w:r w:rsidRPr="00F13428">
          <w:t>presented</w:t>
        </w:r>
      </w:ins>
      <w:del w:id="317" w:author="Author" w:date="2026-06-09T03:19:00Z">
        <w:r w:rsidRPr="00F13428">
          <w:delText>formalized</w:delText>
        </w:r>
      </w:del>
      <w:r w:rsidRPr="00F13428">
        <w:t xml:space="preserve"> in Algorithm </w:t>
      </w:r>
      <w:fldSimple w:instr="REF BMalg_preprocessing \* MERGEFORMAT ">
        <w:ins w:id="318" w:author="RONGLI LI" w:date="2026-06-15T18:41:00Z" w16du:dateUtc="2026-06-15T09:41:00Z">
          <w:r w:rsidRPr="00F13428">
            <w:t>3.3</w:t>
          </w:r>
        </w:ins>
        <w:del w:id="319" w:author="RONGLI LI" w:date="2026-06-15T18:41:00Z" w16du:dateUtc="2026-06-15T09:41:00Z">
          <w:r w:rsidR="000F1EE3" w:rsidRPr="00F13428" w:rsidDel="000D0E48">
            <w:delText>1</w:delText>
          </w:r>
        </w:del>
      </w:fldSimple>
      <w:r w:rsidRPr="00F13428">
        <w:t>.</w:t>
      </w:r>
    </w:p>
    <w:p w14:paraId="2F7B8A49" w14:textId="77777777" w:rsidR="000F1EE3" w:rsidRPr="00F13428" w:rsidRDefault="000D0E48">
      <w:pPr>
        <w:jc w:val="center"/>
      </w:pPr>
      <w:r w:rsidRPr="00F13428">
        <w:rPr>
          <w:highlight w:val="darkGray"/>
        </w:rPr>
        <w:lastRenderedPageBreak/>
        <w:t xml:space="preserve">[Sorry. Ignored </w:t>
      </w:r>
      <w:r w:rsidRPr="00F13428">
        <w:rPr>
          <w:rFonts w:ascii="Courier New" w:hAnsi="Courier New" w:cs="Courier New"/>
          <w:sz w:val="24"/>
          <w:szCs w:val="24"/>
          <w:highlight w:val="darkGray"/>
        </w:rPr>
        <w:t>\begin{algorithm*} ... \end{algorithm*}</w:t>
      </w:r>
      <w:r w:rsidRPr="00F13428">
        <w:rPr>
          <w:highlight w:val="darkGray"/>
        </w:rPr>
        <w:t>]</w:t>
      </w:r>
    </w:p>
    <w:p w14:paraId="3174D761" w14:textId="6C151CD0" w:rsidR="000F1EE3" w:rsidRPr="00F13428" w:rsidRDefault="000D0E48">
      <w:pPr>
        <w:ind w:firstLine="300"/>
      </w:pPr>
      <w:r w:rsidRPr="00F13428">
        <w:t xml:space="preserve">The preprocessing algorithm employs three helper functions to ensure data quality: (i) </w:t>
      </w:r>
      <w:r w:rsidRPr="00F13428">
        <w:rPr>
          <w:i/>
          <w:iCs/>
        </w:rPr>
        <w:t>Verify_Format</w:t>
      </w:r>
      <w:r w:rsidRPr="00F13428">
        <w:t xml:space="preserve"> performs minimal text cleaning by removing null characters and stripping leading/trailing whitespace while preserving the original text structure; (ii) </w:t>
      </w:r>
      <w:r w:rsidRPr="00F13428">
        <w:rPr>
          <w:i/>
          <w:iCs/>
        </w:rPr>
        <w:t>Has_Required_Fields</w:t>
      </w:r>
      <w:r w:rsidRPr="00F13428">
        <w:t xml:space="preserve"> validates document completeness by ensuring that </w:t>
      </w:r>
      <w:r w:rsidRPr="00F13428">
        <w:rPr>
          <w:rFonts w:eastAsia="游明朝"/>
        </w:rPr>
        <w:t>title, abstract, and MeSH terms are all non</w:t>
      </w:r>
      <w:del w:id="320" w:author="Author" w:date="2026-06-09T03:19:00Z">
        <w:r w:rsidRPr="00F13428">
          <w:delText>-</w:delText>
        </w:r>
      </w:del>
      <w:r w:rsidRPr="00F13428">
        <w:t>empty (</w:t>
      </w:r>
      <w:r w:rsidRPr="00F13428">
        <w:rPr>
          <w:highlight w:val="darkGray"/>
        </w:rPr>
        <w:fldChar w:fldCharType="begin"/>
      </w:r>
      <w:r w:rsidRPr="00F13428">
        <w:rPr>
          <w:highlight w:val="darkGray"/>
        </w:rPr>
        <w:instrText xml:space="preserve"> EQ </w:instrText>
      </w:r>
      <w:r w:rsidRPr="00F13428">
        <w:rPr>
          <w:i/>
          <w:iCs/>
          <w:highlight w:val="darkGray"/>
        </w:rPr>
        <w:instrText>document</w:instrText>
      </w:r>
      <w:r w:rsidRPr="00F13428">
        <w:rPr>
          <w:highlight w:val="darkGray"/>
        </w:rPr>
        <w:instrText>.</w:instrText>
      </w:r>
      <w:r w:rsidRPr="00F13428">
        <w:rPr>
          <w:i/>
          <w:iCs/>
          <w:highlight w:val="darkGray"/>
        </w:rPr>
        <w:instrText>title</w:instrText>
      </w:r>
      <w:r w:rsidRPr="00F13428">
        <w:rPr>
          <w:highlight w:val="darkGray"/>
        </w:rPr>
        <w:instrText>≠</w:instrText>
      </w:r>
      <w:r w:rsidRPr="00F13428">
        <w:rPr>
          <w:rFonts w:ascii="Cambria Math" w:hAnsi="Cambria Math" w:cs="Cambria Math"/>
          <w:highlight w:val="darkGray"/>
        </w:rPr>
        <w:instrText>∅∧</w:instrText>
      </w:r>
      <w:r w:rsidRPr="00F13428">
        <w:rPr>
          <w:i/>
          <w:iCs/>
          <w:highlight w:val="darkGray"/>
        </w:rPr>
        <w:instrText>document</w:instrText>
      </w:r>
      <w:r w:rsidRPr="00F13428">
        <w:rPr>
          <w:highlight w:val="darkGray"/>
        </w:rPr>
        <w:instrText>.</w:instrText>
      </w:r>
      <w:r w:rsidRPr="00F13428">
        <w:rPr>
          <w:i/>
          <w:iCs/>
          <w:highlight w:val="darkGray"/>
        </w:rPr>
        <w:instrText>abstract</w:instrText>
      </w:r>
      <w:r w:rsidRPr="00F13428">
        <w:rPr>
          <w:highlight w:val="darkGray"/>
        </w:rPr>
        <w:instrText>≠</w:instrText>
      </w:r>
      <w:r w:rsidRPr="00F13428">
        <w:rPr>
          <w:rFonts w:ascii="Cambria Math" w:hAnsi="Cambria Math" w:cs="Cambria Math"/>
          <w:highlight w:val="darkGray"/>
        </w:rPr>
        <w:instrText>∅∧</w:instrText>
      </w:r>
      <w:r w:rsidRPr="00F13428">
        <w:rPr>
          <w:i/>
          <w:iCs/>
          <w:highlight w:val="darkGray"/>
        </w:rPr>
        <w:instrText>document</w:instrText>
      </w:r>
      <w:r w:rsidRPr="00F13428">
        <w:rPr>
          <w:highlight w:val="darkGray"/>
        </w:rPr>
        <w:instrText>.</w:instrText>
      </w:r>
      <w:r w:rsidRPr="00F13428">
        <w:rPr>
          <w:i/>
          <w:iCs/>
          <w:highlight w:val="darkGray"/>
        </w:rPr>
        <w:instrText>mesh</w:instrText>
      </w:r>
      <w:r w:rsidRPr="00F13428">
        <w:rPr>
          <w:highlight w:val="darkGray"/>
        </w:rPr>
        <w:instrText>_</w:instrText>
      </w:r>
      <w:r w:rsidRPr="00F13428">
        <w:rPr>
          <w:i/>
          <w:iCs/>
          <w:highlight w:val="darkGray"/>
        </w:rPr>
        <w:instrText>terms</w:instrText>
      </w:r>
      <w:r w:rsidRPr="00F13428">
        <w:rPr>
          <w:highlight w:val="darkGray"/>
        </w:rPr>
        <w:instrText>≠</w:instrText>
      </w:r>
      <w:r w:rsidRPr="00F13428">
        <w:rPr>
          <w:rFonts w:ascii="Cambria Math" w:hAnsi="Cambria Math" w:cs="Cambria Math"/>
          <w:highlight w:val="darkGray"/>
        </w:rPr>
        <w:instrText>∅</w:instrText>
      </w:r>
      <w:r w:rsidRPr="00F13428">
        <w:rPr>
          <w:highlight w:val="darkGray"/>
        </w:rPr>
        <w:fldChar w:fldCharType="separate"/>
      </w:r>
      <w:r w:rsidRPr="00F13428">
        <w:rPr>
          <w:highlight w:val="darkGray"/>
        </w:rPr>
        <w:fldChar w:fldCharType="end"/>
      </w:r>
      <w:r w:rsidRPr="00F13428">
        <w:t xml:space="preserve">); and (iii) </w:t>
      </w:r>
      <w:r w:rsidRPr="00F13428">
        <w:rPr>
          <w:i/>
          <w:iCs/>
        </w:rPr>
        <w:t>Concatenate</w:t>
      </w:r>
      <w:r w:rsidRPr="00F13428">
        <w:t xml:space="preserve"> combines the title, abstract, and MeSH descriptors into a unified full-text representation using space separators.</w:t>
      </w:r>
    </w:p>
    <w:p w14:paraId="6A777B4D" w14:textId="77777777" w:rsidR="000F1EE3" w:rsidRPr="00F13428" w:rsidRDefault="000D0E48">
      <w:pPr>
        <w:pStyle w:val="3"/>
        <w:widowControl/>
        <w:spacing w:before="120"/>
      </w:pPr>
      <w:r w:rsidRPr="00F13428">
        <w:t>3.4  Dual-Stream Embedding Framework</w:t>
      </w:r>
    </w:p>
    <w:p w14:paraId="04C23BBA" w14:textId="13F0BB3D" w:rsidR="000F1EE3" w:rsidRPr="00F13428" w:rsidRDefault="000D0E48">
      <w:pPr>
        <w:spacing w:before="60"/>
      </w:pPr>
      <w:r w:rsidRPr="00F13428">
        <w:t xml:space="preserve">The proposed dual-stream embedding framework </w:t>
      </w:r>
      <w:ins w:id="321" w:author="Author" w:date="2026-06-09T03:19:00Z">
        <w:r w:rsidRPr="00F13428">
          <w:t>wa</w:t>
        </w:r>
      </w:ins>
      <w:del w:id="322" w:author="Author" w:date="2026-06-09T03:19:00Z">
        <w:r w:rsidRPr="00F13428">
          <w:delText>i</w:delText>
        </w:r>
      </w:del>
      <w:r w:rsidRPr="00F13428">
        <w:t xml:space="preserve">s designed to integrate </w:t>
      </w:r>
      <w:del w:id="323" w:author="Author" w:date="2026-06-09T03:19:00Z">
        <w:r w:rsidRPr="00F13428">
          <w:delText xml:space="preserve">both </w:delText>
        </w:r>
      </w:del>
      <w:r w:rsidRPr="00F13428">
        <w:t xml:space="preserve">unstructured textual content and structured biomedical metadata through two parallel embedding channels: a textual stream and </w:t>
      </w:r>
      <w:commentRangeStart w:id="324"/>
      <w:del w:id="325" w:author="Author" w:date="2026-06-09T03:19:00Z">
        <w:r w:rsidRPr="00F13428">
          <w:delText xml:space="preserve">a </w:delText>
        </w:r>
      </w:del>
      <w:commentRangeEnd w:id="324"/>
      <w:r w:rsidRPr="00F13428">
        <w:rPr>
          <w:rStyle w:val="af5"/>
          <w:sz w:val="20"/>
          <w:szCs w:val="20"/>
        </w:rPr>
        <w:commentReference w:id="324"/>
      </w:r>
      <w:r w:rsidRPr="00F13428">
        <w:t xml:space="preserve">MeSH stream. In this study, both the embedding inputs and </w:t>
      </w:r>
      <w:del w:id="326" w:author="Author" w:date="2026-06-09T03:19:00Z">
        <w:r w:rsidRPr="00F13428">
          <w:delText xml:space="preserve">the </w:delText>
        </w:r>
      </w:del>
      <w:r w:rsidRPr="00F13428">
        <w:t xml:space="preserve">BERTopic document inputs were </w:t>
      </w:r>
      <w:del w:id="327" w:author="Author" w:date="2026-06-09T03:19:00Z">
        <w:r w:rsidRPr="00F13428">
          <w:delText xml:space="preserve">derived </w:delText>
        </w:r>
      </w:del>
      <w:r w:rsidRPr="00F13428">
        <w:t>strictly</w:t>
      </w:r>
      <w:ins w:id="328" w:author="Author" w:date="2026-06-09T03:19:00Z">
        <w:r w:rsidRPr="00F13428">
          <w:rPr>
            <w:rFonts w:eastAsia="游明朝"/>
          </w:rPr>
          <w:t xml:space="preserve"> derived</w:t>
        </w:r>
      </w:ins>
      <w:r w:rsidRPr="00F13428">
        <w:rPr>
          <w:rFonts w:eastAsia="游明朝"/>
        </w:rPr>
        <w:t xml:space="preserve"> from the full-text combination (Title + Abstract + MeSH). We employed models from the </w:t>
      </w:r>
      <w:ins w:id="329" w:author="Author" w:date="2026-06-09T03:19:00Z">
        <w:r w:rsidRPr="00F13428">
          <w:t>s</w:t>
        </w:r>
      </w:ins>
      <w:del w:id="330" w:author="Author" w:date="2026-06-09T03:19:00Z">
        <w:r w:rsidRPr="00F13428">
          <w:delText>S</w:delText>
        </w:r>
      </w:del>
      <w:r w:rsidRPr="00F13428">
        <w:t>entence</w:t>
      </w:r>
      <w:ins w:id="331" w:author="Author" w:date="2026-06-12T09:16:00Z">
        <w:r w:rsidR="008A5BAC">
          <w:t xml:space="preserve"> </w:t>
        </w:r>
      </w:ins>
      <w:del w:id="332" w:author="Author" w:date="2026-06-09T03:19:00Z">
        <w:r w:rsidRPr="00F13428">
          <w:delText xml:space="preserve"> T</w:delText>
        </w:r>
      </w:del>
      <w:ins w:id="333" w:author="Author" w:date="2026-06-12T09:16:00Z">
        <w:r w:rsidR="008A5BAC">
          <w:t>t</w:t>
        </w:r>
      </w:ins>
      <w:r w:rsidRPr="00F13428">
        <w:t xml:space="preserve">ransformers library to generate sentence-level embeddings from this unified input. This choice </w:t>
      </w:r>
      <w:ins w:id="334" w:author="Author" w:date="2026-06-09T03:19:00Z">
        <w:r w:rsidRPr="00F13428">
          <w:t>wa</w:t>
        </w:r>
      </w:ins>
      <w:del w:id="335" w:author="Author" w:date="2026-06-09T03:19:00Z">
        <w:r w:rsidRPr="00F13428">
          <w:delText>i</w:delText>
        </w:r>
      </w:del>
      <w:r w:rsidRPr="00F13428">
        <w:t xml:space="preserve">s motivated by the relatively long and syntactically rich nature of biomedical abstracts, </w:t>
      </w:r>
      <w:ins w:id="336" w:author="Author" w:date="2026-06-09T03:19:00Z">
        <w:r w:rsidRPr="00F13428">
          <w:rPr>
            <w:rFonts w:eastAsia="游明朝"/>
          </w:rPr>
          <w:t xml:space="preserve">for </w:t>
        </w:r>
      </w:ins>
      <w:r w:rsidRPr="00F13428">
        <w:rPr>
          <w:rFonts w:eastAsia="游明朝"/>
        </w:rPr>
        <w:t>wh</w:t>
      </w:r>
      <w:ins w:id="337" w:author="Author" w:date="2026-06-09T03:19:00Z">
        <w:r w:rsidRPr="00F13428">
          <w:t>ich</w:t>
        </w:r>
      </w:ins>
      <w:del w:id="338" w:author="Author" w:date="2026-06-09T03:19:00Z">
        <w:r w:rsidRPr="00F13428">
          <w:delText>ere</w:delText>
        </w:r>
      </w:del>
      <w:r w:rsidRPr="00F13428">
        <w:t xml:space="preserve"> sentence-level transformers have demonstrated strong performance in capturing contextual semantics and discourse-level coherence</w:t>
      </w:r>
      <w:ins w:id="339" w:author="Author" w:date="2026-06-12T09:13:00Z">
        <w:r w:rsidR="008A5BAC">
          <w:t xml:space="preserve"> </w:t>
        </w:r>
      </w:ins>
      <w:r w:rsidRPr="00F13428">
        <w:t>[</w:t>
      </w:r>
      <w:fldSimple w:instr="REF BIB_reimers_sentence_bert_2019 \* MERGEFORMAT ">
        <w:ins w:id="340" w:author="RONGLI LI" w:date="2026-06-15T18:41:00Z" w16du:dateUtc="2026-06-15T09:41:00Z">
          <w:r w:rsidRPr="000D0E48">
            <w:rPr>
              <w:rPrChange w:id="341" w:author="RONGLI LI" w:date="2026-06-15T18:41:00Z" w16du:dateUtc="2026-06-15T09:41:00Z">
                <w:rPr>
                  <w:highlight w:val="darkGray"/>
                </w:rPr>
              </w:rPrChange>
            </w:rPr>
            <w:t>15</w:t>
          </w:r>
        </w:ins>
        <w:del w:id="342" w:author="RONGLI LI" w:date="2026-06-15T18:41:00Z" w16du:dateUtc="2026-06-15T09:41:00Z">
          <w:r w:rsidR="000F1EE3" w:rsidRPr="00F13428" w:rsidDel="000D0E48">
            <w:delText>15</w:delText>
          </w:r>
        </w:del>
      </w:fldSimple>
      <w:r w:rsidRPr="00F13428">
        <w:t>]. Additionally, sentence transformer models offer superior robustness in downstream integration scenarios, making them well</w:t>
      </w:r>
      <w:ins w:id="343" w:author="Author" w:date="2026-06-09T03:19:00Z">
        <w:r w:rsidRPr="00F13428">
          <w:t>-</w:t>
        </w:r>
      </w:ins>
      <w:del w:id="344" w:author="Author" w:date="2026-06-09T03:19:00Z">
        <w:r w:rsidRPr="00F13428">
          <w:delText xml:space="preserve"> </w:delText>
        </w:r>
      </w:del>
      <w:r w:rsidRPr="00F13428">
        <w:t>suited for incorporation into real-world biomedical search systems. For the MeSH stream, which represents the structured</w:t>
      </w:r>
      <w:del w:id="345" w:author="Author" w:date="2026-06-09T03:19:00Z">
        <w:r w:rsidRPr="00F13428">
          <w:delText>,</w:delText>
        </w:r>
      </w:del>
      <w:r w:rsidRPr="00F13428">
        <w:t xml:space="preserve"> domain-specific descriptors associated with each article, we explored two types of embeddings: </w:t>
      </w:r>
    </w:p>
    <w:p w14:paraId="2A7A00A0" w14:textId="5737444A" w:rsidR="000F1EE3" w:rsidRPr="00F13428" w:rsidRDefault="000D0E48">
      <w:pPr>
        <w:pStyle w:val="ac"/>
        <w:spacing w:before="50"/>
        <w:ind w:left="600" w:hanging="300"/>
      </w:pPr>
      <w:r w:rsidRPr="00F13428">
        <w:t>•</w:t>
      </w:r>
      <w:r w:rsidRPr="00F13428">
        <w:tab/>
        <w:t xml:space="preserve">A </w:t>
      </w:r>
      <w:del w:id="346" w:author="Author" w:date="2026-06-12T09:12:00Z">
        <w:r w:rsidRPr="00F13428" w:rsidDel="008A5BAC">
          <w:delText>S</w:delText>
        </w:r>
      </w:del>
      <w:ins w:id="347" w:author="Author" w:date="2026-06-12T09:12:00Z">
        <w:r w:rsidR="008A5BAC">
          <w:t>s</w:t>
        </w:r>
      </w:ins>
      <w:r w:rsidRPr="00F13428">
        <w:t xml:space="preserve">entence </w:t>
      </w:r>
      <w:del w:id="348" w:author="Author" w:date="2026-06-12T09:12:00Z">
        <w:r w:rsidRPr="00F13428" w:rsidDel="008A5BAC">
          <w:delText>T</w:delText>
        </w:r>
      </w:del>
      <w:ins w:id="349" w:author="Author" w:date="2026-06-12T09:12:00Z">
        <w:r w:rsidR="008A5BAC">
          <w:t>t</w:t>
        </w:r>
      </w:ins>
      <w:r w:rsidRPr="00F13428">
        <w:t>ransformer model pretrained on biomedical corpora (NeuML/pubmedbert-base</w:t>
      </w:r>
      <w:ins w:id="350" w:author="Author" w:date="2026-06-09T03:19:00Z">
        <w:r w:rsidRPr="00F13428">
          <w:rPr>
            <w:rFonts w:eastAsia="游明朝"/>
          </w:rPr>
          <w:t>d</w:t>
        </w:r>
      </w:ins>
      <w:r w:rsidRPr="00F13428">
        <w:rPr>
          <w:rFonts w:eastAsia="游明朝"/>
        </w:rPr>
        <w:t xml:space="preserve"> embedding) </w:t>
      </w:r>
    </w:p>
    <w:p w14:paraId="2576BA7E" w14:textId="146C9316" w:rsidR="000F1EE3" w:rsidRPr="00F13428" w:rsidRDefault="000D0E48">
      <w:pPr>
        <w:pStyle w:val="ac"/>
        <w:spacing w:before="50"/>
        <w:ind w:left="600" w:hanging="300"/>
      </w:pPr>
      <w:r w:rsidRPr="00F13428">
        <w:t>•</w:t>
      </w:r>
      <w:r w:rsidRPr="00F13428">
        <w:tab/>
        <w:t>The original BioBERT model (dmis-lab/biobert-v</w:t>
      </w:r>
      <w:r w:rsidRPr="00F13428">
        <w:rPr>
          <w:rFonts w:eastAsia="游明朝"/>
        </w:rPr>
        <w:t xml:space="preserve">1.1) with mean pooling was applied. </w:t>
      </w:r>
    </w:p>
    <w:p w14:paraId="56DD285F" w14:textId="77777777" w:rsidR="000F1EE3" w:rsidRPr="00F13428" w:rsidRDefault="000D0E48">
      <w:pPr>
        <w:spacing w:before="60"/>
      </w:pPr>
      <w:r w:rsidRPr="00F13428">
        <w:t>We compare</w:t>
      </w:r>
      <w:ins w:id="351" w:author="Author" w:date="2026-06-09T03:19:00Z">
        <w:r w:rsidRPr="00F13428">
          <w:rPr>
            <w:rFonts w:eastAsia="游明朝"/>
          </w:rPr>
          <w:t>d</w:t>
        </w:r>
      </w:ins>
      <w:r w:rsidRPr="00F13428">
        <w:rPr>
          <w:rFonts w:eastAsia="游明朝"/>
        </w:rPr>
        <w:t xml:space="preserve"> which embedding strategy </w:t>
      </w:r>
      <w:commentRangeStart w:id="352"/>
      <w:del w:id="353" w:author="Author" w:date="2026-06-09T03:19:00Z">
        <w:r w:rsidRPr="00F13428">
          <w:delText xml:space="preserve">better </w:delText>
        </w:r>
      </w:del>
      <w:commentRangeEnd w:id="352"/>
      <w:r w:rsidRPr="00F13428">
        <w:rPr>
          <w:rStyle w:val="af5"/>
          <w:sz w:val="20"/>
          <w:szCs w:val="20"/>
        </w:rPr>
        <w:commentReference w:id="352"/>
      </w:r>
      <w:r w:rsidRPr="00F13428">
        <w:t>capture</w:t>
      </w:r>
      <w:ins w:id="354" w:author="Author" w:date="2026-06-09T03:19:00Z">
        <w:r w:rsidRPr="00F13428">
          <w:t>d</w:t>
        </w:r>
      </w:ins>
      <w:del w:id="355" w:author="Author" w:date="2026-06-09T03:19:00Z">
        <w:r w:rsidRPr="00F13428">
          <w:delText>s</w:delText>
        </w:r>
      </w:del>
      <w:r w:rsidRPr="00F13428">
        <w:t xml:space="preserve"> the semantics of MeSH terms</w:t>
      </w:r>
      <w:ins w:id="356" w:author="Author" w:date="2026-06-09T03:19:00Z">
        <w:r w:rsidRPr="00F13428">
          <w:rPr>
            <w:rFonts w:eastAsia="游明朝"/>
          </w:rPr>
          <w:t xml:space="preserve"> better</w:t>
        </w:r>
      </w:ins>
      <w:r w:rsidRPr="00F13428">
        <w:rPr>
          <w:rFonts w:eastAsia="游明朝"/>
        </w:rPr>
        <w:t>, which are typically composed of concise biomedical phrases or terminology.</w:t>
      </w:r>
    </w:p>
    <w:p w14:paraId="7D62B1FB" w14:textId="77777777" w:rsidR="000F1EE3" w:rsidRPr="00F13428" w:rsidRDefault="000D0E48">
      <w:pPr>
        <w:pStyle w:val="3"/>
        <w:widowControl/>
        <w:spacing w:before="120"/>
      </w:pPr>
      <w:bookmarkStart w:id="357" w:name="BMalg_mesh_fusion"/>
      <w:r w:rsidRPr="00F13428">
        <w:t>3.5</w:t>
      </w:r>
      <w:bookmarkEnd w:id="357"/>
      <w:r w:rsidRPr="00F13428">
        <w:t xml:space="preserve">  Parameterized Weighted Fusion Mechanism</w:t>
      </w:r>
    </w:p>
    <w:p w14:paraId="4E52D27C" w14:textId="5FADA1F8" w:rsidR="000F1EE3" w:rsidRPr="00F13428" w:rsidRDefault="000D0E48">
      <w:pPr>
        <w:spacing w:before="60"/>
      </w:pPr>
      <w:r w:rsidRPr="00F13428">
        <w:t xml:space="preserve">To effectively integrate </w:t>
      </w:r>
      <w:del w:id="358" w:author="Author" w:date="2026-06-09T03:19:00Z">
        <w:r w:rsidRPr="00F13428">
          <w:delText xml:space="preserve">both </w:delText>
        </w:r>
      </w:del>
      <w:r w:rsidRPr="00F13428">
        <w:t>unstructured textual content and structured biomedical metadata, a two-layer parameterized weighted fusion mechanism was developed. This design governs the combination of (i) sentence-level embeddings derived from article titles and abstracts (</w:t>
      </w:r>
      <w:del w:id="359" w:author="Author" w:date="2026-06-09T03:19:00Z">
        <w:r w:rsidRPr="00F13428">
          <w:delText>the</w:delText>
        </w:r>
      </w:del>
      <w:del w:id="360" w:author="Author" w:date="2026-06-11T10:48:00Z">
        <w:r w:rsidRPr="00F13428" w:rsidDel="00F9358F">
          <w:delText xml:space="preserve"> </w:delText>
        </w:r>
      </w:del>
      <w:r w:rsidRPr="00F13428">
        <w:t xml:space="preserve">text stream) and (ii) embeddings generated from </w:t>
      </w:r>
      <w:del w:id="361" w:author="Author" w:date="2026-06-11T18:13:00Z">
        <w:r w:rsidRPr="00F13428" w:rsidDel="00AF5B9D">
          <w:delText>Medical Subject Headings (</w:delText>
        </w:r>
      </w:del>
      <w:r w:rsidRPr="00F13428">
        <w:t>MeSH</w:t>
      </w:r>
      <w:del w:id="362" w:author="Author" w:date="2026-06-11T18:13:00Z">
        <w:r w:rsidRPr="00F13428" w:rsidDel="00AF5B9D">
          <w:delText>)</w:delText>
        </w:r>
      </w:del>
      <w:r w:rsidRPr="00F13428">
        <w:t xml:space="preserve"> descriptors (</w:t>
      </w:r>
      <w:del w:id="363" w:author="Author" w:date="2026-06-09T03:19:00Z">
        <w:r w:rsidRPr="00F13428">
          <w:delText>the</w:delText>
        </w:r>
      </w:del>
      <w:del w:id="364" w:author="Author" w:date="2026-06-11T10:48:00Z">
        <w:r w:rsidRPr="00F13428" w:rsidDel="00F9358F">
          <w:delText xml:space="preserve"> </w:delText>
        </w:r>
      </w:del>
      <w:r w:rsidRPr="00F13428">
        <w:t>MeSH stream).</w:t>
      </w:r>
    </w:p>
    <w:p w14:paraId="5A61B2E4" w14:textId="77777777" w:rsidR="000F1EE3" w:rsidRPr="00F13428" w:rsidRDefault="000D0E48">
      <w:pPr>
        <w:ind w:firstLine="300"/>
      </w:pPr>
      <w:r w:rsidRPr="00F13428">
        <w:t xml:space="preserve">Two scalar parameters control the fusion process: </w:t>
      </w:r>
    </w:p>
    <w:p w14:paraId="7118B87B" w14:textId="77777777" w:rsidR="000F1EE3" w:rsidRPr="00F13428" w:rsidRDefault="000D0E48">
      <w:pPr>
        <w:pStyle w:val="ac"/>
        <w:spacing w:before="50"/>
        <w:ind w:left="600" w:hanging="300"/>
      </w:pPr>
      <w:r w:rsidRPr="00F13428">
        <w:t>•</w:t>
      </w:r>
      <w:r w:rsidRPr="00F13428">
        <w:tab/>
      </w:r>
      <w:r w:rsidRPr="00F13428">
        <w:rPr>
          <w:b/>
          <w:bCs/>
        </w:rPr>
        <w:t>Text–MeSH fusion weight (α)</w:t>
      </w:r>
      <w:r w:rsidRPr="00F13428">
        <w:t xml:space="preserve">: adjusts the relative importance of text embeddings. </w:t>
      </w:r>
    </w:p>
    <w:p w14:paraId="5C6A36DA" w14:textId="77777777" w:rsidR="000F1EE3" w:rsidRPr="00F13428" w:rsidRDefault="000D0E48">
      <w:pPr>
        <w:pStyle w:val="ac"/>
        <w:spacing w:before="50"/>
        <w:ind w:left="600" w:hanging="300"/>
      </w:pPr>
      <w:r w:rsidRPr="00F13428">
        <w:t>•</w:t>
      </w:r>
      <w:r w:rsidRPr="00F13428">
        <w:tab/>
      </w:r>
      <w:r w:rsidRPr="00F13428">
        <w:rPr>
          <w:b/>
          <w:bCs/>
        </w:rPr>
        <w:t>Major–Minor MeSH weighting parameter (β)</w:t>
      </w:r>
      <w:r w:rsidRPr="00F13428">
        <w:t xml:space="preserve">: adjusts the relative per-term weight assigned to major versus minor MeSH terms based on the </w:t>
      </w:r>
      <w:r w:rsidRPr="00F13428">
        <w:rPr>
          <w:i/>
          <w:iCs/>
        </w:rPr>
        <w:t>MajorTopicYN</w:t>
      </w:r>
      <w:r w:rsidRPr="00F13428">
        <w:t xml:space="preserve"> flag. </w:t>
      </w:r>
    </w:p>
    <w:p w14:paraId="71C71FE2" w14:textId="77777777" w:rsidR="000F1EE3" w:rsidRPr="00F13428" w:rsidRDefault="000D0E48">
      <w:pPr>
        <w:spacing w:before="60"/>
        <w:ind w:firstLine="300"/>
      </w:pPr>
      <w:r w:rsidRPr="00F13428">
        <w:lastRenderedPageBreak/>
        <w:t>Both α and β are tunable within the range [0.05, 0.95] with a step size of 0.05.</w:t>
      </w:r>
    </w:p>
    <w:p w14:paraId="7F1F275F" w14:textId="61ADEDB1" w:rsidR="000F1EE3" w:rsidRPr="00F13428" w:rsidRDefault="000D0E48">
      <w:r w:rsidRPr="00F13428">
        <w:rPr>
          <w:b/>
          <w:bCs/>
        </w:rPr>
        <w:t>First-layer fusion: intra-MeSH term weighting (β).</w:t>
      </w:r>
      <w:r w:rsidRPr="00F13428">
        <w:t xml:space="preserve"> Each article’s MeSH terms are first categorized as either major or minor using the </w:t>
      </w:r>
      <w:r w:rsidRPr="00F13428">
        <w:rPr>
          <w:i/>
          <w:iCs/>
        </w:rPr>
        <w:t>MajorTopicYN</w:t>
      </w:r>
      <w:r w:rsidRPr="00F13428">
        <w:t xml:space="preserve"> flag. Each term is encoded using a biomedical transformer model (</w:t>
      </w:r>
      <w:ins w:id="365" w:author="Author" w:date="2026-06-15T11:33:00Z" w16du:dateUtc="2026-06-15T06:03:00Z">
        <w:r w:rsidR="006D4369">
          <w:t>for example</w:t>
        </w:r>
      </w:ins>
      <w:del w:id="366" w:author="Author" w:date="2026-06-15T11:33:00Z" w16du:dateUtc="2026-06-15T06:03:00Z">
        <w:r w:rsidRPr="00F13428" w:rsidDel="006D4369">
          <w:delText>e.g.</w:delText>
        </w:r>
      </w:del>
      <w:r w:rsidRPr="00F13428">
        <w:t>, BioBERT or PubMedBERT) and assigned a weight based on its importance</w:t>
      </w:r>
      <w:ins w:id="367" w:author="Author" w:date="2026-06-09T03:19:00Z">
        <w:r w:rsidRPr="00F13428">
          <w:t>.</w:t>
        </w:r>
      </w:ins>
      <w:del w:id="368" w:author="Author" w:date="2026-06-09T03:19:00Z">
        <w:r w:rsidRPr="00F13428">
          <w:delText>:</w:delText>
        </w:r>
      </w:del>
    </w:p>
    <w:p w14:paraId="69365488" w14:textId="3DD50B04" w:rsidR="000F1EE3" w:rsidRPr="00F13428" w:rsidRDefault="000D0E48">
      <w:pPr>
        <w:pStyle w:val="ac"/>
        <w:spacing w:before="50"/>
        <w:ind w:left="600" w:hanging="300"/>
      </w:pPr>
      <w:r w:rsidRPr="00F13428">
        <w:t>•</w:t>
      </w:r>
      <w:r w:rsidRPr="00F13428">
        <w:tab/>
      </w:r>
      <w:r w:rsidRPr="00F13428">
        <w:rPr>
          <w:b/>
          <w:bCs/>
        </w:rPr>
        <w:t>Major topic:</w:t>
      </w:r>
      <w:r w:rsidRPr="00F13428">
        <w:t xml:space="preserve"> weight =</w:t>
      </w:r>
      <w:ins w:id="369" w:author="Author" w:date="2026-06-11T10:49:00Z">
        <w:r w:rsidR="00F9358F">
          <w:t xml:space="preserve"> </w:t>
        </w:r>
      </w:ins>
      <w:r w:rsidRPr="00F13428">
        <w:t xml:space="preserve">β </w:t>
      </w:r>
    </w:p>
    <w:p w14:paraId="6455CA55" w14:textId="7F4C83FB" w:rsidR="000F1EE3" w:rsidRPr="00F13428" w:rsidRDefault="000D0E48">
      <w:pPr>
        <w:pStyle w:val="ac"/>
        <w:spacing w:before="50"/>
        <w:ind w:left="600" w:hanging="300"/>
      </w:pPr>
      <w:r w:rsidRPr="00F13428">
        <w:t>•</w:t>
      </w:r>
      <w:r w:rsidRPr="00F13428">
        <w:tab/>
      </w:r>
      <w:r w:rsidRPr="00F13428">
        <w:rPr>
          <w:b/>
          <w:bCs/>
        </w:rPr>
        <w:t>Minor topic:</w:t>
      </w:r>
      <w:r w:rsidRPr="00F13428">
        <w:t xml:space="preserve"> weight =</w:t>
      </w:r>
      <w:ins w:id="370" w:author="Author" w:date="2026-06-11T10:49:00Z">
        <w:r w:rsidR="00F9358F">
          <w:t xml:space="preserve"> </w:t>
        </w:r>
      </w:ins>
      <w:r w:rsidRPr="00F13428">
        <w:t xml:space="preserve">1−β </w:t>
      </w:r>
    </w:p>
    <w:p w14:paraId="4A40126B" w14:textId="4995F549" w:rsidR="000F1EE3" w:rsidRPr="00F13428" w:rsidRDefault="000D0E48">
      <w:pPr>
        <w:spacing w:before="60"/>
        <w:ind w:firstLine="300"/>
      </w:pPr>
      <w:r w:rsidRPr="00F13428">
        <w:t xml:space="preserve">The weights are then normalized, and the weighted average embedding for </w:t>
      </w:r>
      <w:r w:rsidRPr="00F13428">
        <w:rPr>
          <w:rFonts w:eastAsia="游明朝"/>
        </w:rPr>
        <w:t xml:space="preserve">MeSH terms </w:t>
      </w:r>
      <w:r w:rsidRPr="00F13428">
        <w:t xml:space="preserve">is computed as follows: </w:t>
      </w:r>
    </w:p>
    <w:p w14:paraId="170F7029" w14:textId="77777777" w:rsidR="000F1EE3" w:rsidRPr="00F13428" w:rsidRDefault="000D0E48">
      <w:pPr>
        <w:pStyle w:val="equationNum"/>
        <w:tabs>
          <w:tab w:val="center" w:pos="3450"/>
          <w:tab w:val="right" w:pos="6900"/>
        </w:tabs>
      </w:pPr>
      <w:r w:rsidRPr="00F13428">
        <w:tab/>
      </w:r>
      <w:r w:rsidRPr="00F13428">
        <w:rPr>
          <w:highlight w:val="darkGray"/>
        </w:rPr>
        <w:fldChar w:fldCharType="begin"/>
      </w:r>
      <w:r w:rsidRPr="00F13428">
        <w:rPr>
          <w:highlight w:val="darkGray"/>
        </w:rPr>
        <w:instrText xml:space="preserve"> EQ </w:instrText>
      </w:r>
      <w:r w:rsidRPr="00F13428">
        <w:rPr>
          <w:i/>
          <w:iCs/>
          <w:highlight w:val="darkGray"/>
        </w:rPr>
        <w:instrText>MeSH</w:instrText>
      </w:r>
      <w:r w:rsidRPr="00F13428">
        <w:rPr>
          <w:highlight w:val="darkGray"/>
        </w:rPr>
        <w:instrText>_</w:instrText>
      </w:r>
      <w:r w:rsidRPr="00F13428">
        <w:rPr>
          <w:i/>
          <w:iCs/>
          <w:highlight w:val="darkGray"/>
        </w:rPr>
        <w:instrText>Embedding</w:instrText>
      </w:r>
      <w:r w:rsidRPr="00F13428">
        <w:rPr>
          <w:highlight w:val="darkGray"/>
        </w:rPr>
        <w:instrText>= \i \su(</w:instrText>
      </w:r>
      <w:r w:rsidRPr="00F13428">
        <w:rPr>
          <w:i/>
          <w:iCs/>
          <w:highlight w:val="darkGray"/>
        </w:rPr>
        <w:instrText>i</w:instrText>
      </w:r>
      <w:r w:rsidRPr="00F13428">
        <w:rPr>
          <w:highlight w:val="darkGray"/>
        </w:rPr>
        <w:instrText>,, )(</w:instrText>
      </w:r>
      <w:r w:rsidRPr="00F13428">
        <w:rPr>
          <w:i/>
          <w:iCs/>
          <w:highlight w:val="darkGray"/>
        </w:rPr>
        <w:instrText>w</w:instrText>
      </w:r>
      <w:r w:rsidRPr="00F13428">
        <w:rPr>
          <w:highlight w:val="darkGray"/>
        </w:rPr>
        <w:instrText>\s\do5(</w:instrText>
      </w:r>
      <w:r w:rsidRPr="00F13428">
        <w:rPr>
          <w:i/>
          <w:iCs/>
          <w:sz w:val="16"/>
          <w:szCs w:val="16"/>
          <w:highlight w:val="darkGray"/>
        </w:rPr>
        <w:instrText>i</w:instrText>
      </w:r>
      <w:r w:rsidRPr="00F13428">
        <w:rPr>
          <w:highlight w:val="darkGray"/>
        </w:rPr>
        <w:instrText>)×</w:instrText>
      </w:r>
      <w:r w:rsidRPr="00F13428">
        <w:rPr>
          <w:i/>
          <w:iCs/>
          <w:highlight w:val="darkGray"/>
        </w:rPr>
        <w:instrText>e</w:instrText>
      </w:r>
      <w:r w:rsidRPr="00F13428">
        <w:rPr>
          <w:highlight w:val="darkGray"/>
        </w:rPr>
        <w:instrText>\s\do5(</w:instrText>
      </w:r>
      <w:r w:rsidRPr="00F13428">
        <w:rPr>
          <w:i/>
          <w:iCs/>
          <w:sz w:val="16"/>
          <w:szCs w:val="16"/>
          <w:highlight w:val="darkGray"/>
        </w:rPr>
        <w:instrText>i</w:instrText>
      </w:r>
      <w:r w:rsidRPr="00F13428">
        <w:rPr>
          <w:highlight w:val="darkGray"/>
        </w:rPr>
        <w:instrText>))</w:instrText>
      </w:r>
      <w:r w:rsidRPr="00F13428">
        <w:rPr>
          <w:highlight w:val="darkGray"/>
        </w:rPr>
        <w:fldChar w:fldCharType="separate"/>
      </w:r>
      <w:r w:rsidRPr="00F13428">
        <w:rPr>
          <w:highlight w:val="darkGray"/>
        </w:rPr>
        <w:fldChar w:fldCharType="end"/>
      </w:r>
      <w:r w:rsidRPr="00F13428">
        <w:rPr>
          <w:highlight w:val="darkGray"/>
        </w:rPr>
        <w:tab/>
        <w:t>(</w:t>
      </w:r>
      <w:bookmarkStart w:id="371" w:name="BMeq_mesh_embedding"/>
      <w:r w:rsidRPr="00F13428">
        <w:rPr>
          <w:highlight w:val="darkGray"/>
        </w:rPr>
        <w:t>1</w:t>
      </w:r>
      <w:bookmarkEnd w:id="371"/>
      <w:r w:rsidRPr="00F13428">
        <w:rPr>
          <w:highlight w:val="darkGray"/>
        </w:rPr>
        <w:t>)</w:t>
      </w:r>
    </w:p>
    <w:p w14:paraId="464E8DD7" w14:textId="77777777" w:rsidR="000F1EE3" w:rsidRPr="00F13428" w:rsidRDefault="000D0E48">
      <w:pPr>
        <w:pPrChange w:id="372" w:author="Author" w:date="2026-06-12T09:20:00Z">
          <w:pPr>
            <w:ind w:firstLine="300"/>
          </w:pPr>
        </w:pPrChange>
      </w:pPr>
      <w:r w:rsidRPr="00F13428">
        <w:t xml:space="preserve">where </w:t>
      </w:r>
      <w:r w:rsidRPr="00F13428">
        <w:fldChar w:fldCharType="begin"/>
      </w:r>
      <w:r w:rsidRPr="00F13428">
        <w:instrText xml:space="preserve"> EQ </w:instrText>
      </w:r>
      <w:r w:rsidRPr="00F13428">
        <w:rPr>
          <w:i/>
          <w:iCs/>
        </w:rPr>
        <w:instrText>e</w:instrText>
      </w:r>
      <w:r w:rsidRPr="00F13428">
        <w:instrText>\s\do5(</w:instrText>
      </w:r>
      <w:r w:rsidRPr="00F13428">
        <w:rPr>
          <w:i/>
          <w:iCs/>
          <w:sz w:val="16"/>
          <w:szCs w:val="16"/>
        </w:rPr>
        <w:instrText>i</w:instrText>
      </w:r>
      <w:r w:rsidRPr="00F13428">
        <w:instrText>)</w:instrText>
      </w:r>
      <w:r w:rsidRPr="00F13428">
        <w:fldChar w:fldCharType="separate"/>
      </w:r>
      <w:r w:rsidRPr="00F13428">
        <w:fldChar w:fldCharType="end"/>
      </w:r>
      <w:r w:rsidRPr="00F13428">
        <w:t xml:space="preserve"> denotes the embedding of the </w:t>
      </w:r>
      <w:r w:rsidRPr="00F13428">
        <w:rPr>
          <w:i/>
          <w:iCs/>
        </w:rPr>
        <w:t>i</w:t>
      </w:r>
      <w:r w:rsidRPr="00F13428">
        <w:t>-th MeSH term</w:t>
      </w:r>
      <w:ins w:id="373" w:author="Author" w:date="2026-06-09T03:19:00Z">
        <w:r w:rsidRPr="00F13428">
          <w:rPr>
            <w:rFonts w:eastAsia="游明朝"/>
          </w:rPr>
          <w:t>,</w:t>
        </w:r>
      </w:ins>
      <w:r w:rsidRPr="00F13428">
        <w:rPr>
          <w:rFonts w:eastAsia="游明朝"/>
        </w:rPr>
        <w:t xml:space="preserve"> and </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i</w:instrText>
      </w:r>
      <w:r w:rsidRPr="00F13428">
        <w:instrText>)</w:instrText>
      </w:r>
      <w:r w:rsidRPr="00F13428">
        <w:fldChar w:fldCharType="separate"/>
      </w:r>
      <w:r w:rsidRPr="00F13428">
        <w:fldChar w:fldCharType="end"/>
      </w:r>
      <w:r w:rsidRPr="00F13428">
        <w:t xml:space="preserve"> is its normalized weight. This vector captures structured biomedical knowledge with an emphasis on core medical concepts.</w:t>
      </w:r>
    </w:p>
    <w:p w14:paraId="4EA44CBE" w14:textId="77777777" w:rsidR="000F1EE3" w:rsidRPr="00F13428" w:rsidRDefault="000D0E48">
      <w:r w:rsidRPr="00F13428">
        <w:rPr>
          <w:b/>
          <w:bCs/>
        </w:rPr>
        <w:t>Second-layer fusion: text–MeSH stream integration (α).</w:t>
      </w:r>
      <w:r w:rsidRPr="00F13428">
        <w:t xml:space="preserve"> The final document-level embedding is constructed by blending the MeSH embedding and the text embedding through the parameter α, as follows: </w:t>
      </w:r>
    </w:p>
    <w:p w14:paraId="1020F47C" w14:textId="77777777" w:rsidR="000F1EE3" w:rsidRPr="00F13428" w:rsidRDefault="000D0E48">
      <w:pPr>
        <w:pStyle w:val="equationNum"/>
        <w:tabs>
          <w:tab w:val="center" w:pos="3450"/>
          <w:tab w:val="right" w:pos="6900"/>
        </w:tabs>
      </w:pPr>
      <w:r w:rsidRPr="00F13428">
        <w:tab/>
      </w:r>
      <w:r w:rsidRPr="00F13428">
        <w:rPr>
          <w:highlight w:val="darkGray"/>
        </w:rPr>
        <w:fldChar w:fldCharType="begin"/>
      </w:r>
      <w:r w:rsidRPr="00F13428">
        <w:rPr>
          <w:highlight w:val="darkGray"/>
        </w:rPr>
        <w:instrText xml:space="preserve"> EQ </w:instrText>
      </w:r>
      <w:r w:rsidRPr="00F13428">
        <w:rPr>
          <w:i/>
          <w:iCs/>
          <w:highlight w:val="darkGray"/>
        </w:rPr>
        <w:instrText>e</w:instrText>
      </w:r>
      <w:r w:rsidRPr="00F13428">
        <w:rPr>
          <w:highlight w:val="darkGray"/>
        </w:rPr>
        <w:instrText>\s\do5(</w:instrText>
      </w:r>
      <w:r w:rsidRPr="00F13428">
        <w:rPr>
          <w:i/>
          <w:iCs/>
          <w:sz w:val="16"/>
          <w:szCs w:val="16"/>
          <w:highlight w:val="darkGray"/>
        </w:rPr>
        <w:instrText>combined</w:instrText>
      </w:r>
      <w:r w:rsidRPr="00F13428">
        <w:rPr>
          <w:highlight w:val="darkGray"/>
        </w:rPr>
        <w:instrText>)=α</w:instrText>
      </w:r>
      <w:r w:rsidRPr="00F13428">
        <w:rPr>
          <w:rFonts w:ascii="Cambria Math" w:hAnsi="Cambria Math" w:cs="Cambria Math"/>
          <w:highlight w:val="darkGray"/>
        </w:rPr>
        <w:instrText>⋅</w:instrText>
      </w:r>
      <w:r w:rsidRPr="00F13428">
        <w:rPr>
          <w:i/>
          <w:iCs/>
          <w:highlight w:val="darkGray"/>
        </w:rPr>
        <w:instrText>e</w:instrText>
      </w:r>
      <w:r w:rsidRPr="00F13428">
        <w:rPr>
          <w:highlight w:val="darkGray"/>
        </w:rPr>
        <w:instrText>\s\do5(</w:instrText>
      </w:r>
      <w:r w:rsidRPr="00F13428">
        <w:rPr>
          <w:i/>
          <w:iCs/>
          <w:sz w:val="16"/>
          <w:szCs w:val="16"/>
          <w:highlight w:val="darkGray"/>
        </w:rPr>
        <w:instrText>text</w:instrText>
      </w:r>
      <w:r w:rsidRPr="00F13428">
        <w:rPr>
          <w:highlight w:val="darkGray"/>
        </w:rPr>
        <w:instrText>)+(1−α)</w:instrText>
      </w:r>
      <w:r w:rsidRPr="00F13428">
        <w:rPr>
          <w:rFonts w:ascii="Cambria Math" w:hAnsi="Cambria Math" w:cs="Cambria Math"/>
          <w:highlight w:val="darkGray"/>
        </w:rPr>
        <w:instrText>⋅</w:instrText>
      </w:r>
      <w:r w:rsidRPr="00F13428">
        <w:rPr>
          <w:i/>
          <w:iCs/>
          <w:highlight w:val="darkGray"/>
        </w:rPr>
        <w:instrText>e</w:instrText>
      </w:r>
      <w:r w:rsidRPr="00F13428">
        <w:rPr>
          <w:highlight w:val="darkGray"/>
        </w:rPr>
        <w:instrText>\s\do5(</w:instrText>
      </w:r>
      <w:r w:rsidRPr="00F13428">
        <w:rPr>
          <w:i/>
          <w:iCs/>
          <w:sz w:val="16"/>
          <w:szCs w:val="16"/>
          <w:highlight w:val="darkGray"/>
        </w:rPr>
        <w:instrText>MeSH</w:instrText>
      </w:r>
      <w:r w:rsidRPr="00F13428">
        <w:rPr>
          <w:highlight w:val="darkGray"/>
        </w:rPr>
        <w:instrText>)</w:instrText>
      </w:r>
      <w:r w:rsidRPr="00F13428">
        <w:rPr>
          <w:highlight w:val="darkGray"/>
        </w:rPr>
        <w:fldChar w:fldCharType="separate"/>
      </w:r>
      <w:r w:rsidRPr="00F13428">
        <w:rPr>
          <w:highlight w:val="darkGray"/>
        </w:rPr>
        <w:fldChar w:fldCharType="end"/>
      </w:r>
      <w:r w:rsidRPr="00F13428">
        <w:rPr>
          <w:highlight w:val="darkGray"/>
        </w:rPr>
        <w:tab/>
        <w:t>(</w:t>
      </w:r>
      <w:bookmarkStart w:id="374" w:name="BMeq_combined_embedding"/>
      <w:r w:rsidRPr="00F13428">
        <w:rPr>
          <w:highlight w:val="darkGray"/>
        </w:rPr>
        <w:t>2</w:t>
      </w:r>
      <w:bookmarkEnd w:id="374"/>
      <w:r w:rsidRPr="00F13428">
        <w:rPr>
          <w:highlight w:val="darkGray"/>
        </w:rPr>
        <w:t>)</w:t>
      </w:r>
    </w:p>
    <w:p w14:paraId="5B4FFC42" w14:textId="1B916450" w:rsidR="000F1EE3" w:rsidRPr="00F13428" w:rsidRDefault="000D0E48">
      <w:r w:rsidRPr="00F13428">
        <w:t xml:space="preserve">where </w:t>
      </w:r>
      <w:r w:rsidRPr="00F13428">
        <w:fldChar w:fldCharType="begin"/>
      </w:r>
      <w:r w:rsidRPr="00F13428">
        <w:instrText xml:space="preserve"> EQ </w:instrText>
      </w:r>
      <w:r w:rsidRPr="00F13428">
        <w:rPr>
          <w:i/>
          <w:iCs/>
        </w:rPr>
        <w:instrText>e</w:instrText>
      </w:r>
      <w:r w:rsidRPr="00F13428">
        <w:instrText>\s\do5(</w:instrText>
      </w:r>
      <w:r w:rsidRPr="00F13428">
        <w:rPr>
          <w:i/>
          <w:iCs/>
          <w:sz w:val="16"/>
          <w:szCs w:val="16"/>
        </w:rPr>
        <w:instrText>combined</w:instrText>
      </w:r>
      <w:r w:rsidRPr="00F13428">
        <w:instrText>)</w:instrText>
      </w:r>
      <w:r w:rsidRPr="00F13428">
        <w:fldChar w:fldCharType="separate"/>
      </w:r>
      <w:r w:rsidRPr="00F13428">
        <w:fldChar w:fldCharType="end"/>
      </w:r>
      <w:r w:rsidRPr="00F13428">
        <w:t xml:space="preserve"> denotes the final combined embedding, </w:t>
      </w:r>
      <w:r w:rsidRPr="00F13428">
        <w:fldChar w:fldCharType="begin"/>
      </w:r>
      <w:r w:rsidRPr="00F13428">
        <w:instrText xml:space="preserve"> EQ </w:instrText>
      </w:r>
      <w:r w:rsidRPr="00F13428">
        <w:rPr>
          <w:i/>
          <w:iCs/>
        </w:rPr>
        <w:instrText>e</w:instrText>
      </w:r>
      <w:r w:rsidRPr="00F13428">
        <w:instrText>\s\do5(</w:instrText>
      </w:r>
      <w:r w:rsidRPr="00F13428">
        <w:rPr>
          <w:i/>
          <w:iCs/>
          <w:sz w:val="16"/>
          <w:szCs w:val="16"/>
        </w:rPr>
        <w:instrText>text</w:instrText>
      </w:r>
      <w:r w:rsidRPr="00F13428">
        <w:instrText>)</w:instrText>
      </w:r>
      <w:r w:rsidRPr="00F13428">
        <w:fldChar w:fldCharType="separate"/>
      </w:r>
      <w:r w:rsidRPr="00F13428">
        <w:fldChar w:fldCharType="end"/>
      </w:r>
      <w:r w:rsidRPr="00F13428">
        <w:t xml:space="preserve"> is the text embedding, and </w:t>
      </w:r>
      <w:r w:rsidRPr="00F13428">
        <w:fldChar w:fldCharType="begin"/>
      </w:r>
      <w:r w:rsidRPr="00F13428">
        <w:instrText xml:space="preserve"> EQ </w:instrText>
      </w:r>
      <w:r w:rsidRPr="00F13428">
        <w:rPr>
          <w:i/>
          <w:iCs/>
        </w:rPr>
        <w:instrText>e</w:instrText>
      </w:r>
      <w:r w:rsidRPr="00F13428">
        <w:instrText>\s\do5(</w:instrText>
      </w:r>
      <w:r w:rsidRPr="00F13428">
        <w:rPr>
          <w:i/>
          <w:iCs/>
          <w:sz w:val="16"/>
          <w:szCs w:val="16"/>
        </w:rPr>
        <w:instrText>MeSH</w:instrText>
      </w:r>
      <w:r w:rsidRPr="00F13428">
        <w:instrText>)</w:instrText>
      </w:r>
      <w:r w:rsidRPr="00F13428">
        <w:fldChar w:fldCharType="separate"/>
      </w:r>
      <w:r w:rsidRPr="00F13428">
        <w:fldChar w:fldCharType="end"/>
      </w:r>
      <w:r w:rsidRPr="00F13428">
        <w:t xml:space="preserve"> is the weighted MeSH embedding </w:t>
      </w:r>
      <w:ins w:id="375" w:author="Author" w:date="2026-06-09T03:19:00Z">
        <w:r w:rsidRPr="00F13428">
          <w:t>obtained from</w:t>
        </w:r>
        <w:del w:id="376" w:author="Author" w:date="2026-06-11T10:45:00Z">
          <w:r w:rsidRPr="00F13428" w:rsidDel="00154E94">
            <w:delText xml:space="preserve"> </w:delText>
          </w:r>
        </w:del>
      </w:ins>
      <w:del w:id="377" w:author="Author" w:date="2026-06-09T03:19:00Z">
        <w:r w:rsidRPr="00F13428">
          <w:delText>from</w:delText>
        </w:r>
      </w:del>
      <w:r w:rsidRPr="00F13428">
        <w:t xml:space="preserve"> Equation (</w:t>
      </w:r>
      <w:fldSimple w:instr="REF BMeq_mesh_embedding \* MERGEFORMAT ">
        <w:ins w:id="378" w:author="RONGLI LI" w:date="2026-06-15T18:41:00Z" w16du:dateUtc="2026-06-15T09:41:00Z">
          <w:r w:rsidRPr="000D0E48">
            <w:rPr>
              <w:rPrChange w:id="379" w:author="RONGLI LI" w:date="2026-06-15T18:41:00Z" w16du:dateUtc="2026-06-15T09:41:00Z">
                <w:rPr>
                  <w:highlight w:val="darkGray"/>
                </w:rPr>
              </w:rPrChange>
            </w:rPr>
            <w:t>1</w:t>
          </w:r>
        </w:ins>
        <w:del w:id="380" w:author="RONGLI LI" w:date="2026-06-15T18:41:00Z" w16du:dateUtc="2026-06-15T09:41:00Z">
          <w:r w:rsidR="000F1EE3" w:rsidRPr="00F13428" w:rsidDel="000D0E48">
            <w:delText>1</w:delText>
          </w:r>
        </w:del>
      </w:fldSimple>
      <w:r w:rsidRPr="00F13428">
        <w:t>).</w:t>
      </w:r>
    </w:p>
    <w:p w14:paraId="268D4732" w14:textId="71EDB2A1" w:rsidR="000F1EE3" w:rsidRPr="00F13428" w:rsidRDefault="000D0E48">
      <w:pPr>
        <w:ind w:firstLine="300"/>
      </w:pPr>
      <w:r w:rsidRPr="00F13428">
        <w:t xml:space="preserve">If an article does not contain MeSH terms, </w:t>
      </w:r>
      <w:ins w:id="381" w:author="Author" w:date="2026-06-09T03:19:00Z">
        <w:r w:rsidRPr="00F13428">
          <w:t>only</w:t>
        </w:r>
      </w:ins>
      <w:del w:id="382" w:author="Author" w:date="2026-06-09T03:19:00Z">
        <w:r w:rsidRPr="00F13428">
          <w:delText>the</w:delText>
        </w:r>
      </w:del>
      <w:r w:rsidRPr="00F13428">
        <w:t xml:space="preserve"> text embedding </w:t>
      </w:r>
      <w:del w:id="383" w:author="Author" w:date="2026-06-09T03:19:00Z">
        <w:r w:rsidRPr="00F13428">
          <w:delText xml:space="preserve">alone </w:delText>
        </w:r>
      </w:del>
      <w:r w:rsidRPr="00F13428">
        <w:t>is used. All articles in the dataset u</w:t>
      </w:r>
      <w:ins w:id="384" w:author="Author" w:date="2026-06-09T03:19:00Z">
        <w:r w:rsidRPr="00F13428">
          <w:t>s</w:t>
        </w:r>
      </w:ins>
      <w:del w:id="385" w:author="Author" w:date="2026-06-09T03:19:00Z">
        <w:r w:rsidRPr="00F13428">
          <w:delText>tiliz</w:delText>
        </w:r>
      </w:del>
      <w:r w:rsidRPr="00F13428">
        <w:t>ed in this study contain</w:t>
      </w:r>
      <w:ins w:id="386" w:author="Author" w:date="2026-06-09T03:19:00Z">
        <w:r w:rsidRPr="00F13428">
          <w:rPr>
            <w:rFonts w:eastAsia="游明朝"/>
          </w:rPr>
          <w:t>ed</w:t>
        </w:r>
      </w:ins>
      <w:r w:rsidRPr="00F13428">
        <w:rPr>
          <w:rFonts w:eastAsia="游明朝"/>
        </w:rPr>
        <w:t xml:space="preserve"> MeSH descriptors.</w:t>
      </w:r>
    </w:p>
    <w:p w14:paraId="14F10D21" w14:textId="77777777" w:rsidR="000F1EE3" w:rsidRPr="00F13428" w:rsidRDefault="000D0E48">
      <w:r w:rsidRPr="00F13428">
        <w:rPr>
          <w:b/>
          <w:bCs/>
        </w:rPr>
        <w:t>Implementation.</w:t>
      </w:r>
      <w:r w:rsidRPr="00F13428">
        <w:t xml:space="preserve"> The fusion mechanism was implemented as follows: </w:t>
      </w:r>
    </w:p>
    <w:p w14:paraId="286EFD96" w14:textId="77777777" w:rsidR="000F1EE3" w:rsidRPr="00F13428" w:rsidRDefault="000D0E48">
      <w:pPr>
        <w:pStyle w:val="ac"/>
        <w:spacing w:before="50"/>
        <w:ind w:left="600" w:hanging="300"/>
      </w:pPr>
      <w:r w:rsidRPr="00F13428">
        <w:t>1.</w:t>
      </w:r>
      <w:r w:rsidRPr="00F13428">
        <w:tab/>
        <w:t xml:space="preserve">Extract MeSH descriptors and mark each as major or minor. </w:t>
      </w:r>
    </w:p>
    <w:p w14:paraId="4503377D" w14:textId="77777777" w:rsidR="000F1EE3" w:rsidRPr="00F13428" w:rsidRDefault="000D0E48">
      <w:pPr>
        <w:pStyle w:val="ac"/>
        <w:spacing w:before="50"/>
        <w:ind w:left="600" w:hanging="300"/>
      </w:pPr>
      <w:r w:rsidRPr="00F13428">
        <w:t>2.</w:t>
      </w:r>
      <w:r w:rsidRPr="00F13428">
        <w:tab/>
        <w:t xml:space="preserve">Encode each descriptor with a pretrained biomedical encoder to obtain embeddings. </w:t>
      </w:r>
    </w:p>
    <w:p w14:paraId="277481A4" w14:textId="77777777" w:rsidR="000F1EE3" w:rsidRPr="00F13428" w:rsidRDefault="000D0E48">
      <w:pPr>
        <w:pStyle w:val="ac"/>
        <w:spacing w:before="50"/>
        <w:ind w:left="600" w:hanging="300"/>
      </w:pPr>
      <w:r w:rsidRPr="00F13428">
        <w:t>3.</w:t>
      </w:r>
      <w:r w:rsidRPr="00F13428">
        <w:tab/>
        <w:t xml:space="preserve">Assign weights β (major) and (1−β) (minor), normalize the weights, and compute the weighted sum of MeSH embeddings. </w:t>
      </w:r>
    </w:p>
    <w:p w14:paraId="3B9E3224" w14:textId="77777777" w:rsidR="000F1EE3" w:rsidRPr="00F13428" w:rsidRDefault="000D0E48">
      <w:pPr>
        <w:pStyle w:val="ac"/>
        <w:spacing w:before="50"/>
        <w:ind w:left="600" w:hanging="300"/>
      </w:pPr>
      <w:r w:rsidRPr="00F13428">
        <w:t>4.</w:t>
      </w:r>
      <w:r w:rsidRPr="00F13428">
        <w:tab/>
        <w:t xml:space="preserve">Compute the final embedding as </w:t>
      </w:r>
      <w:r w:rsidRPr="00F13428">
        <w:fldChar w:fldCharType="begin"/>
      </w:r>
      <w:r w:rsidRPr="00F13428">
        <w:instrText xml:space="preserve"> EQ α</w:instrText>
      </w:r>
      <w:r w:rsidRPr="00F13428">
        <w:rPr>
          <w:rFonts w:ascii="Cambria Math" w:hAnsi="Cambria Math" w:cs="Cambria Math"/>
        </w:rPr>
        <w:instrText>⋅</w:instrText>
      </w:r>
      <w:r w:rsidRPr="00F13428">
        <w:rPr>
          <w:i/>
          <w:iCs/>
        </w:rPr>
        <w:instrText>text</w:instrText>
      </w:r>
      <w:r w:rsidRPr="00F13428">
        <w:instrText>_</w:instrText>
      </w:r>
      <w:r w:rsidRPr="00F13428">
        <w:rPr>
          <w:i/>
          <w:iCs/>
        </w:rPr>
        <w:instrText>embedding</w:instrText>
      </w:r>
      <w:r w:rsidRPr="00F13428">
        <w:instrText>+(1−α)</w:instrText>
      </w:r>
      <w:r w:rsidRPr="00F13428">
        <w:rPr>
          <w:rFonts w:ascii="Cambria Math" w:hAnsi="Cambria Math" w:cs="Cambria Math"/>
        </w:rPr>
        <w:instrText>⋅</w:instrText>
      </w:r>
      <w:r w:rsidRPr="00F13428">
        <w:rPr>
          <w:i/>
          <w:iCs/>
        </w:rPr>
        <w:instrText>mesh</w:instrText>
      </w:r>
      <w:r w:rsidRPr="00F13428">
        <w:instrText>_</w:instrText>
      </w:r>
      <w:r w:rsidRPr="00F13428">
        <w:rPr>
          <w:i/>
          <w:iCs/>
        </w:rPr>
        <w:instrText>embedding</w:instrText>
      </w:r>
      <w:r w:rsidRPr="00F13428">
        <w:fldChar w:fldCharType="separate"/>
      </w:r>
      <w:r w:rsidRPr="00F13428">
        <w:fldChar w:fldCharType="end"/>
      </w:r>
      <w:r w:rsidRPr="00F13428">
        <w:t xml:space="preserve"> when MeSH exists; otherwise use the text_embedding. </w:t>
      </w:r>
    </w:p>
    <w:p w14:paraId="3EF66672" w14:textId="23BC9674" w:rsidR="000F1EE3" w:rsidRPr="00F13428" w:rsidRDefault="000D0E48">
      <w:pPr>
        <w:spacing w:before="60"/>
        <w:ind w:firstLine="300"/>
      </w:pPr>
      <w:r w:rsidRPr="00F13428">
        <w:t>The complete fusion logic is formalized in Algorithm </w:t>
      </w:r>
      <w:fldSimple w:instr="REF BMalg_mesh_fusion \* MERGEFORMAT ">
        <w:ins w:id="387" w:author="RONGLI LI" w:date="2026-06-15T18:41:00Z" w16du:dateUtc="2026-06-15T09:41:00Z">
          <w:r w:rsidRPr="00F13428">
            <w:t>3.5</w:t>
          </w:r>
        </w:ins>
        <w:del w:id="388" w:author="RONGLI LI" w:date="2026-06-15T18:41:00Z" w16du:dateUtc="2026-06-15T09:41:00Z">
          <w:r w:rsidR="000F1EE3" w:rsidRPr="00F13428" w:rsidDel="000D0E48">
            <w:delText>2</w:delText>
          </w:r>
        </w:del>
      </w:fldSimple>
      <w:r w:rsidRPr="00F13428">
        <w:t>.</w:t>
      </w:r>
    </w:p>
    <w:p w14:paraId="0DC4F550" w14:textId="77777777" w:rsidR="000F1EE3" w:rsidRPr="00F13428" w:rsidRDefault="000D0E48">
      <w:pPr>
        <w:jc w:val="center"/>
      </w:pPr>
      <w:r w:rsidRPr="00F13428">
        <w:rPr>
          <w:highlight w:val="darkGray"/>
        </w:rPr>
        <w:t xml:space="preserve">[Sorry. Ignored </w:t>
      </w:r>
      <w:r w:rsidRPr="00F13428">
        <w:rPr>
          <w:rFonts w:ascii="Courier New" w:hAnsi="Courier New" w:cs="Courier New"/>
          <w:sz w:val="24"/>
          <w:szCs w:val="24"/>
          <w:highlight w:val="darkGray"/>
        </w:rPr>
        <w:t>\begin{algorithm} ... \end{algorithm}</w:t>
      </w:r>
      <w:r w:rsidRPr="00F13428">
        <w:rPr>
          <w:highlight w:val="darkGray"/>
        </w:rPr>
        <w:t>]</w:t>
      </w:r>
    </w:p>
    <w:p w14:paraId="5803C5FE" w14:textId="77777777" w:rsidR="000F1EE3" w:rsidRPr="00F13428" w:rsidRDefault="000D0E48">
      <w:pPr>
        <w:pStyle w:val="3"/>
        <w:widowControl/>
        <w:spacing w:before="120"/>
      </w:pPr>
      <w:r w:rsidRPr="00F13428">
        <w:t>3.6  Design Rationale and Benefits</w:t>
      </w:r>
    </w:p>
    <w:p w14:paraId="23CF8980" w14:textId="77777777" w:rsidR="000F1EE3" w:rsidRPr="00F13428" w:rsidRDefault="000D0E48">
      <w:pPr>
        <w:spacing w:before="60"/>
      </w:pPr>
      <w:r w:rsidRPr="00F13428">
        <w:t xml:space="preserve">This dual-stream embedding framework offers several advantages: </w:t>
      </w:r>
    </w:p>
    <w:p w14:paraId="42130AA7" w14:textId="3EC55908" w:rsidR="000F1EE3" w:rsidRPr="00F13428" w:rsidRDefault="000D0E48">
      <w:pPr>
        <w:pStyle w:val="ac"/>
        <w:spacing w:before="50"/>
        <w:ind w:left="600" w:hanging="300"/>
      </w:pPr>
      <w:r w:rsidRPr="00F13428">
        <w:t>1.</w:t>
      </w:r>
      <w:r w:rsidRPr="00F13428">
        <w:tab/>
      </w:r>
      <w:r w:rsidRPr="00F13428">
        <w:rPr>
          <w:b/>
          <w:bCs/>
        </w:rPr>
        <w:t>Semantic complementarity:</w:t>
      </w:r>
      <w:r w:rsidRPr="00F13428">
        <w:t xml:space="preserve"> Th</w:t>
      </w:r>
      <w:ins w:id="389" w:author="Author" w:date="2026-06-09T03:19:00Z">
        <w:r w:rsidRPr="00F13428">
          <w:t>is</w:t>
        </w:r>
      </w:ins>
      <w:del w:id="390" w:author="Author" w:date="2026-06-09T03:19:00Z">
        <w:r w:rsidRPr="00F13428">
          <w:delText>e</w:delText>
        </w:r>
      </w:del>
      <w:r w:rsidRPr="00F13428">
        <w:t xml:space="preserve"> method integrates contextual semantics from free text with structured domain knowledge from </w:t>
      </w:r>
      <w:r w:rsidRPr="00F13428">
        <w:rPr>
          <w:rFonts w:eastAsia="游明朝"/>
        </w:rPr>
        <w:t>curated vocabular</w:t>
      </w:r>
      <w:r w:rsidRPr="00F13428">
        <w:t xml:space="preserve">ies, </w:t>
      </w:r>
      <w:ins w:id="391" w:author="Author" w:date="2026-06-09T03:19:00Z">
        <w:r w:rsidRPr="00F13428">
          <w:rPr>
            <w:rFonts w:eastAsia="游明朝"/>
          </w:rPr>
          <w:t xml:space="preserve">thereby </w:t>
        </w:r>
      </w:ins>
      <w:r w:rsidRPr="00F13428">
        <w:rPr>
          <w:rFonts w:eastAsia="游明朝"/>
        </w:rPr>
        <w:t>providing a more comprehensive representation of document content.</w:t>
      </w:r>
    </w:p>
    <w:p w14:paraId="6F8C722C" w14:textId="77777777" w:rsidR="000F1EE3" w:rsidRPr="00F13428" w:rsidRDefault="000D0E48">
      <w:pPr>
        <w:pStyle w:val="ac"/>
        <w:spacing w:before="50"/>
        <w:ind w:left="600" w:hanging="300"/>
      </w:pPr>
      <w:r w:rsidRPr="00F13428">
        <w:lastRenderedPageBreak/>
        <w:t>2.</w:t>
      </w:r>
      <w:r w:rsidRPr="00F13428">
        <w:tab/>
      </w:r>
      <w:r w:rsidRPr="00F13428">
        <w:rPr>
          <w:b/>
          <w:bCs/>
        </w:rPr>
        <w:t>Fine-grained control:</w:t>
      </w:r>
      <w:r w:rsidRPr="00F13428">
        <w:t xml:space="preserve"> Adjustable parameters (α and β) enable the framework to adapt to varying corpus characteristics and information retrieval objectives, allowing task-specific optimization.</w:t>
      </w:r>
    </w:p>
    <w:p w14:paraId="7A04E317" w14:textId="4BE3D550" w:rsidR="000F1EE3" w:rsidRPr="00F13428" w:rsidRDefault="000D0E48">
      <w:pPr>
        <w:pStyle w:val="ac"/>
        <w:spacing w:before="50"/>
        <w:ind w:left="600" w:hanging="300"/>
      </w:pPr>
      <w:r w:rsidRPr="00F13428">
        <w:t>3.</w:t>
      </w:r>
      <w:r w:rsidRPr="00F13428">
        <w:tab/>
      </w:r>
      <w:r w:rsidRPr="00F13428">
        <w:rPr>
          <w:b/>
          <w:bCs/>
        </w:rPr>
        <w:t>Interpretability:</w:t>
      </w:r>
      <w:r w:rsidRPr="00F13428">
        <w:t xml:space="preserve"> The explicit separation and weighting of text and MeSH components enhance model transparency, facilitating </w:t>
      </w:r>
      <w:ins w:id="392" w:author="Author" w:date="2026-06-09T03:19:00Z">
        <w:r w:rsidRPr="00F13428">
          <w:rPr>
            <w:rFonts w:eastAsia="游明朝"/>
          </w:rPr>
          <w:t xml:space="preserve">an </w:t>
        </w:r>
      </w:ins>
      <w:r w:rsidRPr="00F13428">
        <w:rPr>
          <w:rFonts w:eastAsia="游明朝"/>
        </w:rPr>
        <w:t xml:space="preserve">understanding of the retrieval mechanism and promoting user trust. </w:t>
      </w:r>
    </w:p>
    <w:p w14:paraId="2888D2C8" w14:textId="4A342DD9" w:rsidR="000F1EE3" w:rsidRPr="00F13428" w:rsidRDefault="000D0E48">
      <w:pPr>
        <w:spacing w:before="60"/>
        <w:ind w:firstLine="300"/>
      </w:pPr>
      <w:r w:rsidRPr="00F13428">
        <w:t>It is worth clarifying that</w:t>
      </w:r>
      <w:del w:id="393" w:author="Author" w:date="2026-06-09T03:19:00Z">
        <w:r w:rsidRPr="00F13428">
          <w:delText>,</w:delText>
        </w:r>
      </w:del>
      <w:r w:rsidRPr="00F13428">
        <w:t xml:space="preserve"> in the current framework, MeSH descriptors are deliberately treated as independent terms</w:t>
      </w:r>
      <w:ins w:id="394" w:author="Author" w:date="2026-06-09T03:19:00Z">
        <w:r w:rsidRPr="00F13428">
          <w:t>;</w:t>
        </w:r>
      </w:ins>
      <w:del w:id="395" w:author="Author" w:date="2026-06-09T03:19:00Z">
        <w:r w:rsidRPr="00F13428">
          <w:delText>:</w:delText>
        </w:r>
      </w:del>
      <w:r w:rsidRPr="00F13428">
        <w:t xml:space="preserve"> each descriptor is encoded individually</w:t>
      </w:r>
      <w:ins w:id="396" w:author="Author" w:date="2026-06-09T03:19:00Z">
        <w:r w:rsidRPr="00F13428">
          <w:rPr>
            <w:rFonts w:eastAsia="游明朝"/>
          </w:rPr>
          <w:t>,</w:t>
        </w:r>
      </w:ins>
      <w:r w:rsidRPr="00F13428">
        <w:rPr>
          <w:rFonts w:eastAsia="游明朝"/>
        </w:rPr>
        <w:t xml:space="preserve"> and the descriptors are aggregated by a weighted average, without explicitly modelling the MeSH tree hierarchy, synonym (entry-term) mappings, or subheading qu</w:t>
      </w:r>
      <w:r w:rsidRPr="00F13428">
        <w:t xml:space="preserve">alifiers. This is </w:t>
      </w:r>
      <w:del w:id="397" w:author="Author" w:date="2026-06-09T03:19:00Z">
        <w:r w:rsidRPr="00F13428">
          <w:delText xml:space="preserve">a </w:delText>
        </w:r>
      </w:del>
      <w:r w:rsidRPr="00F13428">
        <w:t>considered</w:t>
      </w:r>
      <w:ins w:id="398" w:author="Author" w:date="2026-06-09T03:19:00Z">
        <w:r w:rsidRPr="00F13428">
          <w:rPr>
            <w:rFonts w:eastAsia="游明朝"/>
          </w:rPr>
          <w:t xml:space="preserve"> a</w:t>
        </w:r>
      </w:ins>
      <w:r w:rsidRPr="00F13428">
        <w:rPr>
          <w:rFonts w:eastAsia="游明朝"/>
        </w:rPr>
        <w:t xml:space="preserve"> design choice rather than an oversight. First, the contextual encoders used here (PubMedBERT</w:t>
      </w:r>
      <w:del w:id="399" w:author="Author" w:date="2026-06-12T09:29:00Z">
        <w:r w:rsidRPr="00F13428" w:rsidDel="0078192E">
          <w:rPr>
            <w:rFonts w:eastAsia="游明朝"/>
          </w:rPr>
          <w:delText>,</w:delText>
        </w:r>
      </w:del>
      <w:ins w:id="400" w:author="Author" w:date="2026-06-12T09:29:00Z">
        <w:r w:rsidR="0078192E">
          <w:rPr>
            <w:rFonts w:eastAsia="游明朝"/>
          </w:rPr>
          <w:t xml:space="preserve"> and</w:t>
        </w:r>
      </w:ins>
      <w:r w:rsidRPr="00F13428">
        <w:rPr>
          <w:rFonts w:eastAsia="游明朝"/>
        </w:rPr>
        <w:t xml:space="preserve"> BioBERT) are pretrained on large biomedical corpora and</w:t>
      </w:r>
      <w:ins w:id="401" w:author="Author" w:date="2026-06-09T03:19:00Z">
        <w:r w:rsidRPr="00F13428">
          <w:rPr>
            <w:rFonts w:eastAsia="游明朝"/>
          </w:rPr>
          <w:t>,</w:t>
        </w:r>
      </w:ins>
      <w:r w:rsidRPr="00F13428">
        <w:rPr>
          <w:rFonts w:eastAsia="游明朝"/>
        </w:rPr>
        <w:t xml:space="preserve"> therefore</w:t>
      </w:r>
      <w:ins w:id="402" w:author="Author" w:date="2026-06-09T03:19:00Z">
        <w:r w:rsidRPr="00F13428">
          <w:rPr>
            <w:rFonts w:eastAsia="游明朝"/>
          </w:rPr>
          <w:t>,</w:t>
        </w:r>
      </w:ins>
      <w:r w:rsidRPr="00F13428">
        <w:rPr>
          <w:rFonts w:eastAsia="游明朝"/>
        </w:rPr>
        <w:t xml:space="preserve"> already capture a substantial degree of semantic relatedness between hierarchically or synonymously linked descriptors</w:t>
      </w:r>
      <w:ins w:id="403" w:author="Author" w:date="2026-06-09T03:19:00Z">
        <w:r w:rsidRPr="00F13428">
          <w:t>. Thus,</w:t>
        </w:r>
      </w:ins>
      <w:del w:id="404" w:author="Author" w:date="2026-06-09T03:19:00Z">
        <w:r w:rsidRPr="00F13428">
          <w:delText>, so</w:delText>
        </w:r>
      </w:del>
      <w:r w:rsidRPr="00F13428">
        <w:t xml:space="preserve"> part of the structural signal is recovered implicitly through the embedding space. Second</w:t>
      </w:r>
      <w:ins w:id="405" w:author="Author" w:date="2026-06-09T03:19:00Z">
        <w:r w:rsidRPr="00F13428">
          <w:rPr>
            <w:rFonts w:eastAsia="游明朝"/>
          </w:rPr>
          <w:t>ly</w:t>
        </w:r>
      </w:ins>
      <w:r w:rsidRPr="00F13428">
        <w:rPr>
          <w:rFonts w:eastAsia="游明朝"/>
        </w:rPr>
        <w:t xml:space="preserve">, relying only on </w:t>
      </w:r>
      <w:del w:id="406" w:author="Author" w:date="2026-06-09T03:19:00Z">
        <w:r w:rsidRPr="00F13428">
          <w:delText xml:space="preserve">the </w:delText>
        </w:r>
      </w:del>
      <w:r w:rsidRPr="00F13428">
        <w:t xml:space="preserve">descriptor strings and the binary </w:t>
      </w:r>
      <w:r w:rsidRPr="00F13428">
        <w:rPr>
          <w:i/>
          <w:iCs/>
        </w:rPr>
        <w:t>MajorTopicYN</w:t>
      </w:r>
      <w:r w:rsidRPr="00F13428">
        <w:t xml:space="preserve"> flag keeps the method dependent solely on </w:t>
      </w:r>
      <w:ins w:id="407" w:author="Author" w:date="2026-06-09T03:19:00Z">
        <w:r w:rsidRPr="00F13428">
          <w:rPr>
            <w:rFonts w:eastAsia="游明朝"/>
          </w:rPr>
          <w:t xml:space="preserve">the </w:t>
        </w:r>
      </w:ins>
      <w:r w:rsidRPr="00F13428">
        <w:rPr>
          <w:rFonts w:eastAsia="游明朝"/>
        </w:rPr>
        <w:t xml:space="preserve">fields present in every MEDLINE record, making it broadly applicable and avoiding </w:t>
      </w:r>
      <w:del w:id="408" w:author="Author" w:date="2026-06-09T03:19:00Z">
        <w:r w:rsidRPr="00F13428">
          <w:delText xml:space="preserve">a </w:delText>
        </w:r>
      </w:del>
      <w:r w:rsidRPr="00F13428">
        <w:t xml:space="preserve">dependence on the full MeSH ontology being available and correctly parsed. Third, and most </w:t>
      </w:r>
      <w:r w:rsidRPr="00F13428">
        <w:t xml:space="preserve">importantly, this minimal formulation isolates the contribution of the dual-stream architecture </w:t>
      </w:r>
      <w:del w:id="409" w:author="Author" w:date="2026-06-09T03:19:00Z">
        <w:r w:rsidRPr="00F13428">
          <w:delText xml:space="preserve">itself </w:delText>
        </w:r>
      </w:del>
      <w:r w:rsidRPr="00F13428">
        <w:t>from the orthogonal question of how richly the MeSH structure is exploited, yielding a clean and controlled comparison against the baseline. We none</w:t>
      </w:r>
      <w:del w:id="410" w:author="Author" w:date="2026-06-12T09:37:00Z">
        <w:r w:rsidRPr="00F13428" w:rsidDel="001D07FA">
          <w:delText xml:space="preserve"> </w:delText>
        </w:r>
      </w:del>
      <w:r w:rsidRPr="00F13428">
        <w:t>the</w:t>
      </w:r>
      <w:del w:id="411" w:author="Author" w:date="2026-06-12T09:37:00Z">
        <w:r w:rsidRPr="00F13428" w:rsidDel="001D07FA">
          <w:delText xml:space="preserve"> </w:delText>
        </w:r>
      </w:del>
      <w:r w:rsidRPr="00F13428">
        <w:t>less recognize that the MeSH hierarchy, qualifiers, and synonym relations encode additional expert knowledge that a simple average cannot represent; exploiting them explicitly is a promising direction</w:t>
      </w:r>
      <w:ins w:id="412" w:author="Author" w:date="2026-06-09T03:19:00Z">
        <w:r w:rsidRPr="00F13428">
          <w:rPr>
            <w:rFonts w:eastAsia="游明朝"/>
          </w:rPr>
          <w:t>,</w:t>
        </w:r>
      </w:ins>
      <w:r w:rsidRPr="00F13428">
        <w:rPr>
          <w:rFonts w:eastAsia="游明朝"/>
        </w:rPr>
        <w:t xml:space="preserve"> </w:t>
      </w:r>
      <w:ins w:id="413" w:author="Author" w:date="2026-06-09T03:19:00Z">
        <w:r w:rsidRPr="00F13428">
          <w:t>which</w:t>
        </w:r>
      </w:ins>
      <w:del w:id="414" w:author="Author" w:date="2026-06-09T03:19:00Z">
        <w:r w:rsidRPr="00F13428">
          <w:delText>that</w:delText>
        </w:r>
      </w:del>
      <w:r w:rsidRPr="00F13428">
        <w:t xml:space="preserve"> we return to in Section 5.</w:t>
      </w:r>
    </w:p>
    <w:p w14:paraId="240B0C03" w14:textId="77777777" w:rsidR="000F1EE3" w:rsidRPr="00F13428" w:rsidRDefault="000D0E48">
      <w:pPr>
        <w:pStyle w:val="3"/>
        <w:widowControl/>
        <w:spacing w:before="120"/>
      </w:pPr>
      <w:r w:rsidRPr="00F13428">
        <w:t>3.7  Topic Modelling Pipeline</w:t>
      </w:r>
    </w:p>
    <w:p w14:paraId="56D8A242" w14:textId="77777777" w:rsidR="000F1EE3" w:rsidRPr="00F13428" w:rsidRDefault="000D0E48">
      <w:pPr>
        <w:pStyle w:val="Figure"/>
        <w:spacing w:before="300"/>
      </w:pPr>
      <w:r w:rsidRPr="00F13428">
        <w:t xml:space="preserve"> </w:t>
      </w:r>
    </w:p>
    <w:p w14:paraId="4FD5AFA4" w14:textId="3AEA4E0E" w:rsidR="000F1EE3" w:rsidRPr="00F13428" w:rsidRDefault="000D0E48">
      <w:pPr>
        <w:pStyle w:val="centerpar"/>
      </w:pPr>
      <w:commentRangeStart w:id="415"/>
      <w:r w:rsidRPr="00F13428">
        <w:rPr>
          <w:noProof/>
        </w:rPr>
        <w:drawing>
          <wp:inline distT="0" distB="0" distL="0" distR="0" wp14:anchorId="78EA3D21" wp14:editId="4D381725">
            <wp:extent cx="2886075" cy="246697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86075" cy="2466975"/>
                    </a:xfrm>
                    <a:prstGeom prst="rect">
                      <a:avLst/>
                    </a:prstGeom>
                    <a:noFill/>
                    <a:ln>
                      <a:noFill/>
                    </a:ln>
                  </pic:spPr>
                </pic:pic>
              </a:graphicData>
            </a:graphic>
          </wp:inline>
        </w:drawing>
      </w:r>
      <w:commentRangeEnd w:id="415"/>
      <w:r w:rsidR="00F17276" w:rsidRPr="00F13428">
        <w:rPr>
          <w:rStyle w:val="af5"/>
          <w:sz w:val="24"/>
          <w:szCs w:val="24"/>
        </w:rPr>
        <w:commentReference w:id="415"/>
      </w:r>
      <w:r w:rsidRPr="00F13428">
        <w:t xml:space="preserve"> </w:t>
      </w:r>
    </w:p>
    <w:p w14:paraId="53C01579" w14:textId="77777777" w:rsidR="000F1EE3" w:rsidRPr="00F13428" w:rsidRDefault="000D0E48">
      <w:pPr>
        <w:pStyle w:val="a9"/>
      </w:pPr>
      <w:r w:rsidRPr="00F13428">
        <w:t xml:space="preserve">Figure </w:t>
      </w:r>
      <w:bookmarkStart w:id="416" w:name="BMfig_bertopic_pipeline"/>
      <w:r w:rsidRPr="00F13428">
        <w:t>2</w:t>
      </w:r>
      <w:bookmarkEnd w:id="416"/>
      <w:r w:rsidRPr="00F13428">
        <w:t>: Modular architecture of the BERTopic pipeline.</w:t>
      </w:r>
      <w:r w:rsidRPr="00F13428">
        <w:fldChar w:fldCharType="begin"/>
      </w:r>
      <w:r w:rsidRPr="00F13428">
        <w:instrText>TC "2 Modular architecture of the BERTopic pipeline." \f f</w:instrText>
      </w:r>
      <w:r w:rsidRPr="00F13428">
        <w:fldChar w:fldCharType="end"/>
      </w:r>
    </w:p>
    <w:p w14:paraId="0B049635" w14:textId="0DD09CCE" w:rsidR="000F1EE3" w:rsidRPr="00F13428" w:rsidRDefault="000D0E48">
      <w:pPr>
        <w:spacing w:before="240"/>
        <w:ind w:firstLine="300"/>
      </w:pPr>
      <w:r w:rsidRPr="00F13428">
        <w:lastRenderedPageBreak/>
        <w:t xml:space="preserve">To model </w:t>
      </w:r>
      <w:r w:rsidRPr="00F13428">
        <w:rPr>
          <w:rFonts w:eastAsia="游明朝"/>
        </w:rPr>
        <w:t>latent thematic structures in the biomedical literature, we adopted the BERTopic framework [</w:t>
      </w:r>
      <w:fldSimple w:instr="REF BIB_grootendorst_bertopic_2022 \* MERGEFORMAT ">
        <w:ins w:id="417" w:author="RONGLI LI" w:date="2026-06-15T18:41:00Z" w16du:dateUtc="2026-06-15T09:41:00Z">
          <w:r w:rsidRPr="000D0E48">
            <w:rPr>
              <w:rPrChange w:id="418" w:author="RONGLI LI" w:date="2026-06-15T18:41:00Z" w16du:dateUtc="2026-06-15T09:41:00Z">
                <w:rPr>
                  <w:highlight w:val="darkGray"/>
                </w:rPr>
              </w:rPrChange>
            </w:rPr>
            <w:t>13</w:t>
          </w:r>
        </w:ins>
        <w:del w:id="419" w:author="RONGLI LI" w:date="2026-06-15T18:41:00Z" w16du:dateUtc="2026-06-15T09:41:00Z">
          <w:r w:rsidR="000F1EE3" w:rsidRPr="00F13428" w:rsidDel="000D0E48">
            <w:delText>13</w:delText>
          </w:r>
        </w:del>
      </w:fldSimple>
      <w:r w:rsidRPr="00F13428">
        <w:t>], a modular and extensible pipeline that integrates state-of-the-art sentence embeddings with clustering and keyword extraction. BERTopic is particularly well</w:t>
      </w:r>
      <w:ins w:id="420" w:author="Author" w:date="2026-06-09T03:19:00Z">
        <w:r w:rsidRPr="00F13428">
          <w:t>-</w:t>
        </w:r>
      </w:ins>
      <w:del w:id="421" w:author="Author" w:date="2026-06-09T03:19:00Z">
        <w:r w:rsidRPr="00F13428">
          <w:delText xml:space="preserve"> </w:delText>
        </w:r>
      </w:del>
      <w:r w:rsidRPr="00F13428">
        <w:t xml:space="preserve">suited for biomedical domain applications because of its ability to generate interpretable topics from high-dimensional contextual embeddings via a structured and visually interpretable workflow (see </w:t>
      </w:r>
      <w:r w:rsidRPr="00F13428">
        <w:rPr>
          <w:b/>
          <w:bCs/>
        </w:rPr>
        <w:t>Fig. </w:t>
      </w:r>
      <w:r w:rsidRPr="00F13428">
        <w:rPr>
          <w:b/>
          <w:bCs/>
        </w:rPr>
        <w:fldChar w:fldCharType="begin"/>
      </w:r>
      <w:r w:rsidRPr="00F13428">
        <w:rPr>
          <w:b/>
          <w:bCs/>
        </w:rPr>
        <w:instrText xml:space="preserve">REF BMfig_bertopic_pipeline \* MERGEFORMAT </w:instrText>
      </w:r>
      <w:r w:rsidRPr="00F13428">
        <w:rPr>
          <w:b/>
          <w:bCs/>
        </w:rPr>
        <w:fldChar w:fldCharType="separate"/>
      </w:r>
      <w:ins w:id="422" w:author="RONGLI LI" w:date="2026-06-15T18:41:00Z" w16du:dateUtc="2026-06-15T09:41:00Z">
        <w:r w:rsidRPr="000D0E48">
          <w:rPr>
            <w:b/>
            <w:bCs/>
            <w:rPrChange w:id="423" w:author="RONGLI LI" w:date="2026-06-15T18:41:00Z" w16du:dateUtc="2026-06-15T09:41:00Z">
              <w:rPr/>
            </w:rPrChange>
          </w:rPr>
          <w:t>2</w:t>
        </w:r>
      </w:ins>
      <w:del w:id="424" w:author="RONGLI LI" w:date="2026-06-15T18:41:00Z" w16du:dateUtc="2026-06-15T09:41:00Z">
        <w:r w:rsidRPr="00F13428" w:rsidDel="000D0E48">
          <w:rPr>
            <w:b/>
            <w:bCs/>
          </w:rPr>
          <w:delText>2</w:delText>
        </w:r>
      </w:del>
      <w:r w:rsidRPr="00F13428">
        <w:rPr>
          <w:b/>
          <w:bCs/>
        </w:rPr>
        <w:fldChar w:fldCharType="end"/>
      </w:r>
      <w:r w:rsidRPr="00F13428">
        <w:t>).</w:t>
      </w:r>
    </w:p>
    <w:p w14:paraId="4A031B29" w14:textId="50F8F394" w:rsidR="000F1EE3" w:rsidRPr="00F13428" w:rsidRDefault="000D0E48">
      <w:pPr>
        <w:ind w:firstLine="300"/>
      </w:pPr>
      <w:r w:rsidRPr="00F13428">
        <w:t>To ensure rigorous and fair experimental comparison</w:t>
      </w:r>
      <w:ins w:id="425" w:author="Author" w:date="2026-06-09T03:19:00Z">
        <w:r w:rsidRPr="00F13428">
          <w:rPr>
            <w:rFonts w:eastAsia="游明朝"/>
          </w:rPr>
          <w:t>s</w:t>
        </w:r>
      </w:ins>
      <w:r w:rsidRPr="00F13428">
        <w:rPr>
          <w:rFonts w:eastAsia="游明朝"/>
        </w:rPr>
        <w:t>, we strictly replicated the full modelling pipeline and hyperparameter configurations from the target baseline study [</w:t>
      </w:r>
      <w:fldSimple w:instr="REF BIB_lezhnina_depression_2023 \* MERGEFORMAT ">
        <w:ins w:id="426" w:author="RONGLI LI" w:date="2026-06-15T18:41:00Z" w16du:dateUtc="2026-06-15T09:41:00Z">
          <w:r w:rsidRPr="000D0E48">
            <w:rPr>
              <w:rPrChange w:id="427" w:author="RONGLI LI" w:date="2026-06-15T18:41:00Z" w16du:dateUtc="2026-06-15T09:41:00Z">
                <w:rPr>
                  <w:highlight w:val="darkGray"/>
                </w:rPr>
              </w:rPrChange>
            </w:rPr>
            <w:t>18</w:t>
          </w:r>
        </w:ins>
        <w:del w:id="428" w:author="RONGLI LI" w:date="2026-06-15T18:41:00Z" w16du:dateUtc="2026-06-15T09:41:00Z">
          <w:r w:rsidR="000F1EE3" w:rsidRPr="00F13428" w:rsidDel="000D0E48">
            <w:delText>18</w:delText>
          </w:r>
        </w:del>
      </w:fldSimple>
      <w:r w:rsidRPr="00F13428">
        <w:t>]. This ensures that all observed differences in topic quality stem solely from our proposed embedding strategies</w:t>
      </w:r>
      <w:ins w:id="429" w:author="Author" w:date="2026-06-09T03:19:00Z">
        <w:r w:rsidRPr="00F13428">
          <w:rPr>
            <w:rFonts w:eastAsia="游明朝"/>
          </w:rPr>
          <w:t>,</w:t>
        </w:r>
      </w:ins>
      <w:r w:rsidRPr="00F13428">
        <w:rPr>
          <w:rFonts w:eastAsia="游明朝"/>
        </w:rPr>
        <w:t xml:space="preserve"> rather than from downstream modelling variations.</w:t>
      </w:r>
    </w:p>
    <w:p w14:paraId="7435DEAA" w14:textId="730AA7F9" w:rsidR="000F1EE3" w:rsidRPr="00F13428" w:rsidRDefault="000D0E48">
      <w:pPr>
        <w:ind w:firstLine="300"/>
      </w:pPr>
      <w:r w:rsidRPr="00F13428">
        <w:t>The BERTopic pipeline</w:t>
      </w:r>
      <w:del w:id="430" w:author="Author" w:date="2026-06-09T03:19:00Z">
        <w:r w:rsidRPr="00F13428">
          <w:delText>,</w:delText>
        </w:r>
      </w:del>
      <w:r w:rsidRPr="00F13428">
        <w:t xml:space="preserve"> illustrated in </w:t>
      </w:r>
      <w:r w:rsidRPr="00F13428">
        <w:rPr>
          <w:b/>
          <w:bCs/>
        </w:rPr>
        <w:t>Fig. </w:t>
      </w:r>
      <w:r w:rsidRPr="00F13428">
        <w:rPr>
          <w:b/>
          <w:bCs/>
        </w:rPr>
        <w:fldChar w:fldCharType="begin"/>
      </w:r>
      <w:r w:rsidRPr="00F13428">
        <w:rPr>
          <w:b/>
          <w:bCs/>
        </w:rPr>
        <w:instrText xml:space="preserve">REF BMfig_bertopic_pipeline \* MERGEFORMAT </w:instrText>
      </w:r>
      <w:r w:rsidRPr="00F13428">
        <w:rPr>
          <w:b/>
          <w:bCs/>
        </w:rPr>
        <w:fldChar w:fldCharType="separate"/>
      </w:r>
      <w:ins w:id="431" w:author="RONGLI LI" w:date="2026-06-15T18:41:00Z" w16du:dateUtc="2026-06-15T09:41:00Z">
        <w:r w:rsidRPr="000D0E48">
          <w:rPr>
            <w:b/>
            <w:bCs/>
            <w:rPrChange w:id="432" w:author="RONGLI LI" w:date="2026-06-15T18:41:00Z" w16du:dateUtc="2026-06-15T09:41:00Z">
              <w:rPr/>
            </w:rPrChange>
          </w:rPr>
          <w:t>2</w:t>
        </w:r>
      </w:ins>
      <w:del w:id="433" w:author="RONGLI LI" w:date="2026-06-15T18:41:00Z" w16du:dateUtc="2026-06-15T09:41:00Z">
        <w:r w:rsidRPr="00F13428" w:rsidDel="000D0E48">
          <w:rPr>
            <w:b/>
            <w:bCs/>
          </w:rPr>
          <w:delText>2</w:delText>
        </w:r>
      </w:del>
      <w:r w:rsidRPr="00F13428">
        <w:rPr>
          <w:b/>
          <w:bCs/>
        </w:rPr>
        <w:fldChar w:fldCharType="end"/>
      </w:r>
      <w:del w:id="434" w:author="Author" w:date="2026-06-09T03:19:00Z">
        <w:r w:rsidRPr="00F13428">
          <w:delText>,</w:delText>
        </w:r>
      </w:del>
      <w:r w:rsidRPr="00F13428">
        <w:t xml:space="preserve"> consists of the following key components:</w:t>
      </w:r>
    </w:p>
    <w:p w14:paraId="52645CC6" w14:textId="77777777" w:rsidR="000F1EE3" w:rsidRPr="00F13428" w:rsidRDefault="000D0E48">
      <w:pPr>
        <w:pStyle w:val="ac"/>
        <w:spacing w:before="50"/>
        <w:ind w:left="600" w:hanging="300"/>
      </w:pPr>
      <w:r w:rsidRPr="00F13428">
        <w:t>•</w:t>
      </w:r>
      <w:r w:rsidRPr="00F13428">
        <w:tab/>
        <w:t xml:space="preserve">Sentence-level embeddings were generated </w:t>
      </w:r>
      <w:ins w:id="435" w:author="Author" w:date="2026-06-09T03:19:00Z">
        <w:r w:rsidRPr="00F13428">
          <w:t>using</w:t>
        </w:r>
      </w:ins>
      <w:del w:id="436" w:author="Author" w:date="2026-06-09T03:19:00Z">
        <w:r w:rsidRPr="00F13428">
          <w:delText>via</w:delText>
        </w:r>
      </w:del>
      <w:r w:rsidRPr="00F13428">
        <w:t xml:space="preserve"> our dual-stream embedding framework and served as </w:t>
      </w:r>
      <w:del w:id="437" w:author="Author" w:date="2026-06-09T03:19:00Z">
        <w:r w:rsidRPr="00F13428">
          <w:delText xml:space="preserve">the </w:delText>
        </w:r>
      </w:del>
      <w:r w:rsidRPr="00F13428">
        <w:t>input to the topic modelling pipeline.</w:t>
      </w:r>
    </w:p>
    <w:p w14:paraId="6F47EE18" w14:textId="615BD3FC" w:rsidR="000F1EE3" w:rsidRPr="00F13428" w:rsidRDefault="000D0E48">
      <w:pPr>
        <w:pStyle w:val="ac"/>
        <w:spacing w:before="50"/>
        <w:ind w:left="600" w:hanging="300"/>
      </w:pPr>
      <w:r w:rsidRPr="00F13428">
        <w:t>•</w:t>
      </w:r>
      <w:r w:rsidRPr="00F13428">
        <w:tab/>
        <w:t xml:space="preserve">Dimensionality reduction was performed </w:t>
      </w:r>
      <w:ins w:id="438" w:author="Author" w:date="2026-06-09T03:19:00Z">
        <w:r w:rsidRPr="00F13428">
          <w:t>using</w:t>
        </w:r>
      </w:ins>
      <w:del w:id="439" w:author="Author" w:date="2026-06-09T03:19:00Z">
        <w:r w:rsidRPr="00F13428">
          <w:delText>via</w:delText>
        </w:r>
      </w:del>
      <w:r w:rsidRPr="00F13428">
        <w:t xml:space="preserve"> UMAP</w:t>
      </w:r>
      <w:del w:id="440" w:author="Author" w:date="2026-06-09T03:19:00Z">
        <w:r w:rsidRPr="00F13428">
          <w:delText>,</w:delText>
        </w:r>
      </w:del>
      <w:r w:rsidRPr="00F13428">
        <w:t xml:space="preserve"> with the parameters set to </w:t>
      </w:r>
      <w:r w:rsidRPr="00F13428">
        <w:rPr>
          <w:rFonts w:ascii="Courier New" w:hAnsi="Courier New" w:cs="Courier New"/>
        </w:rPr>
        <w:t>n_neighbors</w:t>
      </w:r>
      <w:ins w:id="441" w:author="Author" w:date="2026-06-11T10:50:00Z">
        <w:r w:rsidR="00F9358F">
          <w:rPr>
            <w:rFonts w:ascii="Courier New" w:hAnsi="Courier New" w:cs="Courier New"/>
          </w:rPr>
          <w:t xml:space="preserve"> </w:t>
        </w:r>
      </w:ins>
      <w:r w:rsidRPr="00F13428">
        <w:t>=</w:t>
      </w:r>
      <w:ins w:id="442" w:author="Author" w:date="2026-06-11T10:50:00Z">
        <w:r w:rsidR="00F9358F">
          <w:t xml:space="preserve"> </w:t>
        </w:r>
      </w:ins>
      <w:r w:rsidRPr="00F13428">
        <w:t xml:space="preserve">15, </w:t>
      </w:r>
      <w:r w:rsidRPr="00F13428">
        <w:rPr>
          <w:rFonts w:ascii="Courier New" w:hAnsi="Courier New" w:cs="Courier New"/>
        </w:rPr>
        <w:t>n_components</w:t>
      </w:r>
      <w:ins w:id="443" w:author="Author" w:date="2026-06-11T10:50:00Z">
        <w:r w:rsidR="00F9358F">
          <w:rPr>
            <w:rFonts w:ascii="Courier New" w:hAnsi="Courier New" w:cs="Courier New"/>
          </w:rPr>
          <w:t xml:space="preserve"> </w:t>
        </w:r>
      </w:ins>
      <w:r w:rsidRPr="00F13428">
        <w:t>=</w:t>
      </w:r>
      <w:ins w:id="444" w:author="Author" w:date="2026-06-11T10:50:00Z">
        <w:r w:rsidR="00F9358F">
          <w:t xml:space="preserve"> </w:t>
        </w:r>
      </w:ins>
      <w:r w:rsidRPr="00F13428">
        <w:t xml:space="preserve">5, and </w:t>
      </w:r>
      <w:r w:rsidRPr="00F13428">
        <w:rPr>
          <w:rFonts w:ascii="Courier New" w:hAnsi="Courier New" w:cs="Courier New"/>
        </w:rPr>
        <w:t>min_dist</w:t>
      </w:r>
      <w:ins w:id="445" w:author="Author" w:date="2026-06-11T10:50:00Z">
        <w:r w:rsidR="00F9358F">
          <w:rPr>
            <w:rFonts w:ascii="Courier New" w:hAnsi="Courier New" w:cs="Courier New"/>
          </w:rPr>
          <w:t xml:space="preserve"> </w:t>
        </w:r>
      </w:ins>
      <w:r w:rsidRPr="00F13428">
        <w:t>=</w:t>
      </w:r>
      <w:ins w:id="446" w:author="Author" w:date="2026-06-11T10:50:00Z">
        <w:r w:rsidR="00F9358F">
          <w:t xml:space="preserve"> </w:t>
        </w:r>
      </w:ins>
      <w:r w:rsidRPr="00F13428">
        <w:t xml:space="preserve">0.0. These are the standard BERTopic defaults: </w:t>
      </w:r>
      <w:r w:rsidRPr="00F13428">
        <w:rPr>
          <w:rFonts w:ascii="Courier New" w:hAnsi="Courier New" w:cs="Courier New"/>
        </w:rPr>
        <w:t>n_neighbors</w:t>
      </w:r>
      <w:ins w:id="447" w:author="Author" w:date="2026-06-11T10:50:00Z">
        <w:r w:rsidR="00F9358F">
          <w:rPr>
            <w:rFonts w:ascii="Courier New" w:hAnsi="Courier New" w:cs="Courier New"/>
          </w:rPr>
          <w:t xml:space="preserve"> </w:t>
        </w:r>
      </w:ins>
      <w:r w:rsidRPr="00F13428">
        <w:t>=</w:t>
      </w:r>
      <w:ins w:id="448" w:author="Author" w:date="2026-06-11T10:50:00Z">
        <w:r w:rsidR="00F9358F">
          <w:t xml:space="preserve"> </w:t>
        </w:r>
      </w:ins>
      <w:r w:rsidRPr="00F13428">
        <w:t>15 balances the preservation of local and global structure</w:t>
      </w:r>
      <w:ins w:id="449" w:author="Author" w:date="2026-06-09T03:19:00Z">
        <w:r w:rsidRPr="00F13428">
          <w:rPr>
            <w:rFonts w:eastAsia="游明朝"/>
          </w:rPr>
          <w:t>s</w:t>
        </w:r>
      </w:ins>
      <w:r w:rsidRPr="00F13428">
        <w:rPr>
          <w:rFonts w:eastAsia="游明朝"/>
        </w:rPr>
        <w:t xml:space="preserve">, </w:t>
      </w:r>
      <w:r w:rsidRPr="00F13428">
        <w:rPr>
          <w:rFonts w:ascii="Courier New" w:hAnsi="Courier New" w:cs="Courier New"/>
        </w:rPr>
        <w:t>min_dist</w:t>
      </w:r>
      <w:ins w:id="450" w:author="Author" w:date="2026-06-11T10:50:00Z">
        <w:r w:rsidR="00F9358F">
          <w:rPr>
            <w:rFonts w:ascii="Courier New" w:hAnsi="Courier New" w:cs="Courier New"/>
          </w:rPr>
          <w:t xml:space="preserve"> </w:t>
        </w:r>
      </w:ins>
      <w:r w:rsidRPr="00F13428">
        <w:t>=</w:t>
      </w:r>
      <w:ins w:id="451" w:author="Author" w:date="2026-06-11T10:50:00Z">
        <w:r w:rsidR="00F9358F">
          <w:t xml:space="preserve"> </w:t>
        </w:r>
      </w:ins>
      <w:r w:rsidRPr="00F13428">
        <w:t>0.0 produces tightly packed embeddings that favo</w:t>
      </w:r>
      <w:del w:id="452" w:author="Author" w:date="2026-06-09T03:19:00Z">
        <w:r w:rsidRPr="00F13428">
          <w:delText>u</w:delText>
        </w:r>
      </w:del>
      <w:r w:rsidRPr="00F13428">
        <w:t xml:space="preserve">r downstream density-based clustering, and </w:t>
      </w:r>
      <w:r w:rsidRPr="00F13428">
        <w:rPr>
          <w:rFonts w:ascii="Courier New" w:hAnsi="Courier New" w:cs="Courier New"/>
        </w:rPr>
        <w:t>n_components</w:t>
      </w:r>
      <w:ins w:id="453" w:author="Author" w:date="2026-06-11T10:50:00Z">
        <w:r w:rsidR="00F9358F">
          <w:rPr>
            <w:rFonts w:ascii="Courier New" w:hAnsi="Courier New" w:cs="Courier New"/>
          </w:rPr>
          <w:t xml:space="preserve"> </w:t>
        </w:r>
      </w:ins>
      <w:r w:rsidRPr="00F13428">
        <w:t>=</w:t>
      </w:r>
      <w:ins w:id="454" w:author="Author" w:date="2026-06-11T10:50:00Z">
        <w:r w:rsidR="00F9358F">
          <w:t xml:space="preserve"> </w:t>
        </w:r>
      </w:ins>
      <w:r w:rsidRPr="00F13428">
        <w:t>5 retains sufficient variance while mitigating the curse of dimensionality for HDBSCAN.</w:t>
      </w:r>
    </w:p>
    <w:p w14:paraId="35860A94" w14:textId="2001A83C" w:rsidR="000F1EE3" w:rsidRPr="00F13428" w:rsidRDefault="000D0E48">
      <w:pPr>
        <w:pStyle w:val="ac"/>
        <w:spacing w:before="50"/>
        <w:ind w:left="600" w:hanging="300"/>
      </w:pPr>
      <w:r w:rsidRPr="00F13428">
        <w:t>•</w:t>
      </w:r>
      <w:r w:rsidRPr="00F13428">
        <w:tab/>
        <w:t xml:space="preserve">Document clustering was conducted </w:t>
      </w:r>
      <w:ins w:id="455" w:author="Author" w:date="2026-06-09T03:19:00Z">
        <w:r w:rsidRPr="00F13428">
          <w:t>using</w:t>
        </w:r>
      </w:ins>
      <w:del w:id="456" w:author="Author" w:date="2026-06-09T03:19:00Z">
        <w:r w:rsidRPr="00F13428">
          <w:delText>via</w:delText>
        </w:r>
      </w:del>
      <w:r w:rsidRPr="00F13428">
        <w:t xml:space="preserve"> HDBSCAN, which </w:t>
      </w:r>
      <w:ins w:id="457" w:author="Author" w:date="2026-06-09T03:19:00Z">
        <w:r w:rsidRPr="00F13428">
          <w:t>wa</w:t>
        </w:r>
      </w:ins>
      <w:del w:id="458" w:author="Author" w:date="2026-06-09T03:19:00Z">
        <w:r w:rsidRPr="00F13428">
          <w:delText>i</w:delText>
        </w:r>
      </w:del>
      <w:r w:rsidRPr="00F13428">
        <w:t xml:space="preserve">s configured with </w:t>
      </w:r>
      <w:r w:rsidRPr="00F13428">
        <w:rPr>
          <w:rFonts w:ascii="Courier New" w:hAnsi="Courier New" w:cs="Courier New"/>
        </w:rPr>
        <w:t>min_cluster_size</w:t>
      </w:r>
      <w:ins w:id="459" w:author="Author" w:date="2026-06-11T10:49:00Z">
        <w:r w:rsidR="00F9358F">
          <w:rPr>
            <w:rFonts w:ascii="Courier New" w:hAnsi="Courier New" w:cs="Courier New"/>
          </w:rPr>
          <w:t xml:space="preserve"> </w:t>
        </w:r>
      </w:ins>
      <w:r w:rsidRPr="00F13428">
        <w:t>=</w:t>
      </w:r>
      <w:ins w:id="460" w:author="Author" w:date="2026-06-11T10:49:00Z">
        <w:r w:rsidR="00F9358F">
          <w:t xml:space="preserve"> </w:t>
        </w:r>
      </w:ins>
      <w:r w:rsidRPr="00F13428">
        <w:t xml:space="preserve">30 and </w:t>
      </w:r>
      <w:r w:rsidRPr="00F13428">
        <w:rPr>
          <w:rFonts w:ascii="Courier New" w:hAnsi="Courier New" w:cs="Courier New"/>
        </w:rPr>
        <w:t>min_samples</w:t>
      </w:r>
      <w:ins w:id="461" w:author="Author" w:date="2026-06-11T10:49:00Z">
        <w:r w:rsidR="00F9358F">
          <w:rPr>
            <w:rFonts w:ascii="Courier New" w:hAnsi="Courier New" w:cs="Courier New"/>
          </w:rPr>
          <w:t xml:space="preserve"> </w:t>
        </w:r>
      </w:ins>
      <w:r w:rsidRPr="00F13428">
        <w:t>=</w:t>
      </w:r>
      <w:ins w:id="462" w:author="Author" w:date="2026-06-11T10:49:00Z">
        <w:r w:rsidR="00F9358F">
          <w:t xml:space="preserve"> </w:t>
        </w:r>
      </w:ins>
      <w:r w:rsidRPr="00F13428">
        <w:t xml:space="preserve">10, enabling the discovery of semantically coherent clusters without predefining the number of topics. </w:t>
      </w:r>
      <w:r w:rsidRPr="00F13428">
        <w:rPr>
          <w:rFonts w:ascii="Courier New" w:hAnsi="Courier New" w:cs="Courier New"/>
        </w:rPr>
        <w:t>min_cluster_size</w:t>
      </w:r>
      <w:ins w:id="463" w:author="Author" w:date="2026-06-11T10:49:00Z">
        <w:r w:rsidR="00F9358F">
          <w:rPr>
            <w:rFonts w:ascii="Courier New" w:hAnsi="Courier New" w:cs="Courier New"/>
          </w:rPr>
          <w:t xml:space="preserve"> </w:t>
        </w:r>
      </w:ins>
      <w:r w:rsidRPr="00F13428">
        <w:t>=</w:t>
      </w:r>
      <w:ins w:id="464" w:author="Author" w:date="2026-06-11T10:49:00Z">
        <w:r w:rsidR="00F9358F">
          <w:t xml:space="preserve"> </w:t>
        </w:r>
      </w:ins>
      <w:r w:rsidRPr="00F13428">
        <w:t xml:space="preserve">30 was adopted from the baseline study to ensure a directly comparable number of topics </w:t>
      </w:r>
      <w:ins w:id="465" w:author="Author" w:date="2026-06-09T03:19:00Z">
        <w:r w:rsidRPr="00F13428">
          <w:t>i</w:t>
        </w:r>
      </w:ins>
      <w:del w:id="466" w:author="Author" w:date="2026-06-09T03:19:00Z">
        <w:r w:rsidRPr="00F13428">
          <w:delText>o</w:delText>
        </w:r>
      </w:del>
      <w:r w:rsidRPr="00F13428">
        <w:t>n the 3,000-document corpus</w:t>
      </w:r>
      <w:ins w:id="467" w:author="Author" w:date="2026-06-09T03:19:00Z">
        <w:r w:rsidRPr="00F13428">
          <w:t xml:space="preserve">, </w:t>
        </w:r>
      </w:ins>
      <w:del w:id="468" w:author="Author" w:date="2026-06-09T03:19:00Z">
        <w:r w:rsidRPr="00F13428">
          <w:delText>—</w:delText>
        </w:r>
      </w:del>
      <w:r w:rsidRPr="00F13428">
        <w:t>large enough to suppress spurious micro</w:t>
      </w:r>
      <w:del w:id="469" w:author="Author" w:date="2026-06-09T03:19:00Z">
        <w:r w:rsidRPr="00F13428">
          <w:delText>-</w:delText>
        </w:r>
      </w:del>
      <w:r w:rsidRPr="00F13428">
        <w:t>clusters</w:t>
      </w:r>
      <w:ins w:id="470" w:author="Author" w:date="2026-06-09T03:19:00Z">
        <w:del w:id="471" w:author="Author" w:date="2026-06-12T21:28:00Z">
          <w:r w:rsidRPr="00F13428" w:rsidDel="00B87D45">
            <w:rPr>
              <w:rFonts w:eastAsia="游明朝"/>
            </w:rPr>
            <w:delText>,</w:delText>
          </w:r>
        </w:del>
      </w:ins>
      <w:r w:rsidRPr="00F13428">
        <w:rPr>
          <w:rFonts w:eastAsia="游明朝"/>
        </w:rPr>
        <w:t xml:space="preserve"> yet small enough to retain fine-grained themes</w:t>
      </w:r>
      <w:ins w:id="472" w:author="Author" w:date="2026-06-09T03:19:00Z">
        <w:r w:rsidRPr="00F13428">
          <w:t xml:space="preserve">, </w:t>
        </w:r>
      </w:ins>
      <w:del w:id="473" w:author="Author" w:date="2026-06-09T03:19:00Z">
        <w:r w:rsidRPr="00F13428">
          <w:delText>—</w:delText>
        </w:r>
      </w:del>
      <w:r w:rsidRPr="00F13428">
        <w:t xml:space="preserve">and </w:t>
      </w:r>
      <w:r w:rsidRPr="00F13428">
        <w:rPr>
          <w:rFonts w:ascii="Courier New" w:hAnsi="Courier New" w:cs="Courier New"/>
        </w:rPr>
        <w:t>min_samples</w:t>
      </w:r>
      <w:ins w:id="474" w:author="Author" w:date="2026-06-11T10:49:00Z">
        <w:r w:rsidR="00F9358F">
          <w:rPr>
            <w:rFonts w:ascii="Courier New" w:hAnsi="Courier New" w:cs="Courier New"/>
          </w:rPr>
          <w:t xml:space="preserve"> </w:t>
        </w:r>
      </w:ins>
      <w:r w:rsidRPr="00F13428">
        <w:t>=</w:t>
      </w:r>
      <w:ins w:id="475" w:author="Author" w:date="2026-06-11T10:49:00Z">
        <w:r w:rsidR="00F9358F">
          <w:t xml:space="preserve"> </w:t>
        </w:r>
      </w:ins>
      <w:r w:rsidRPr="00F13428">
        <w:t>10 provides a conservative noise threshold that limits over-fragmentation.</w:t>
      </w:r>
    </w:p>
    <w:p w14:paraId="72508CFB" w14:textId="77777777" w:rsidR="000F1EE3" w:rsidRPr="00F13428" w:rsidRDefault="000D0E48">
      <w:pPr>
        <w:pStyle w:val="ac"/>
        <w:spacing w:before="50"/>
        <w:ind w:left="600" w:hanging="300"/>
      </w:pPr>
      <w:r w:rsidRPr="00F13428">
        <w:t>•</w:t>
      </w:r>
      <w:r w:rsidRPr="00F13428">
        <w:tab/>
        <w:t xml:space="preserve">Tokenization and keyword extraction rely on CountVectorizer and </w:t>
      </w:r>
      <w:del w:id="476" w:author="Author" w:date="2026-06-09T03:19:00Z">
        <w:r w:rsidRPr="00F13428">
          <w:delText xml:space="preserve">the </w:delText>
        </w:r>
      </w:del>
      <w:r w:rsidRPr="00F13428">
        <w:t>ClassTfidfTransformer (c-TF-IDF) to compute discriminative topic representations.</w:t>
      </w:r>
    </w:p>
    <w:p w14:paraId="173D6263" w14:textId="77777777" w:rsidR="000F1EE3" w:rsidRPr="00F13428" w:rsidRDefault="000D0E48">
      <w:pPr>
        <w:pStyle w:val="ac"/>
        <w:spacing w:before="50"/>
        <w:ind w:left="600" w:hanging="300"/>
      </w:pPr>
      <w:r w:rsidRPr="00F13428">
        <w:t>•</w:t>
      </w:r>
      <w:r w:rsidRPr="00F13428">
        <w:tab/>
        <w:t xml:space="preserve">To promote topic interpretability and reduce keyword redundancy, maximal marginal relevance (MMR) was applied </w:t>
      </w:r>
      <w:ins w:id="477" w:author="Author" w:date="2026-06-09T03:19:00Z">
        <w:r w:rsidRPr="00F13428">
          <w:t>using</w:t>
        </w:r>
      </w:ins>
      <w:del w:id="478" w:author="Author" w:date="2026-06-09T03:19:00Z">
        <w:r w:rsidRPr="00F13428">
          <w:delText>with</w:delText>
        </w:r>
      </w:del>
      <w:r w:rsidRPr="00F13428">
        <w:t xml:space="preserve"> a diversity parameter of 0.2.</w:t>
      </w:r>
    </w:p>
    <w:p w14:paraId="28F42457" w14:textId="77777777" w:rsidR="000F1EE3" w:rsidRPr="00F13428" w:rsidRDefault="000D0E48">
      <w:pPr>
        <w:pStyle w:val="ac"/>
        <w:spacing w:before="50"/>
        <w:ind w:left="600" w:hanging="300"/>
      </w:pPr>
      <w:r w:rsidRPr="00F13428">
        <w:t>•</w:t>
      </w:r>
      <w:r w:rsidRPr="00F13428">
        <w:tab/>
        <w:t xml:space="preserve">No modifications were made to any of the above components, </w:t>
      </w:r>
      <w:ins w:id="479" w:author="Author" w:date="2026-06-09T03:19:00Z">
        <w:r w:rsidRPr="00F13428">
          <w:rPr>
            <w:rFonts w:eastAsia="游明朝"/>
          </w:rPr>
          <w:t xml:space="preserve">thus </w:t>
        </w:r>
      </w:ins>
      <w:r w:rsidRPr="00F13428">
        <w:rPr>
          <w:rFonts w:eastAsia="游明朝"/>
        </w:rPr>
        <w:t xml:space="preserve">preserving complete alignment with the baseline. </w:t>
      </w:r>
    </w:p>
    <w:p w14:paraId="3922F62C" w14:textId="77777777" w:rsidR="000F1EE3" w:rsidRPr="00F13428" w:rsidRDefault="000D0E48">
      <w:pPr>
        <w:spacing w:before="60"/>
        <w:ind w:firstLine="300"/>
      </w:pPr>
      <w:r w:rsidRPr="00F13428">
        <w:t>This strict adherence to the baseline modelling setup isolates the impact of the dual-stream embedding framework under equivalent downstream conditions.</w:t>
      </w:r>
    </w:p>
    <w:p w14:paraId="0D4AC44A" w14:textId="77777777" w:rsidR="000F1EE3" w:rsidRPr="00F13428" w:rsidRDefault="000D0E48">
      <w:pPr>
        <w:pStyle w:val="3"/>
        <w:widowControl/>
        <w:spacing w:before="120"/>
      </w:pPr>
      <w:r w:rsidRPr="00F13428">
        <w:lastRenderedPageBreak/>
        <w:t>3.8  Evaluation Metrics Overview</w:t>
      </w:r>
    </w:p>
    <w:p w14:paraId="0858F73E" w14:textId="492F99A3" w:rsidR="000F1EE3" w:rsidRPr="00F13428" w:rsidRDefault="000D0E48">
      <w:pPr>
        <w:spacing w:before="60"/>
      </w:pPr>
      <w:r w:rsidRPr="00F13428">
        <w:t xml:space="preserve">To evaluate topic modelling quality, we adopted two widely used metrics: </w:t>
      </w:r>
      <w:del w:id="480" w:author="Author" w:date="2026-06-12T03:58:00Z">
        <w:r w:rsidRPr="00F13428" w:rsidDel="004E208C">
          <w:delText>topic coherence (</w:delText>
        </w:r>
      </w:del>
      <w:r w:rsidRPr="00F13428">
        <w:t>TC</w:t>
      </w:r>
      <w:del w:id="481" w:author="Author" w:date="2026-06-12T03:58:00Z">
        <w:r w:rsidRPr="00F13428" w:rsidDel="004E208C">
          <w:delText>)</w:delText>
        </w:r>
      </w:del>
      <w:r w:rsidRPr="00F13428">
        <w:t xml:space="preserve"> and </w:t>
      </w:r>
      <w:del w:id="482" w:author="Author" w:date="2026-06-12T03:55:00Z">
        <w:r w:rsidRPr="00F13428" w:rsidDel="0076295E">
          <w:delText>topic diversity (</w:delText>
        </w:r>
      </w:del>
      <w:r w:rsidRPr="00F13428">
        <w:t>TD</w:t>
      </w:r>
      <w:del w:id="483" w:author="Author" w:date="2026-06-12T03:55:00Z">
        <w:r w:rsidRPr="00F13428" w:rsidDel="0076295E">
          <w:delText>)</w:delText>
        </w:r>
      </w:del>
      <w:r w:rsidRPr="00F13428">
        <w:t xml:space="preserve">. TC quantifies the semantic consistency of the top-ranked words within a topic, </w:t>
      </w:r>
      <w:ins w:id="484" w:author="Author" w:date="2026-06-09T03:19:00Z">
        <w:r w:rsidRPr="00F13428">
          <w:t>whereas</w:t>
        </w:r>
      </w:ins>
      <w:del w:id="485" w:author="Author" w:date="2026-06-09T03:19:00Z">
        <w:r w:rsidRPr="00F13428">
          <w:delText>while</w:delText>
        </w:r>
      </w:del>
      <w:r w:rsidRPr="00F13428">
        <w:t xml:space="preserve"> TD measures the distinctiveness between topics by assessing vocabulary overlap. These metrics were </w:t>
      </w:r>
      <w:ins w:id="486" w:author="Author" w:date="2026-06-09T03:19:00Z">
        <w:r w:rsidRPr="00F13428">
          <w:t>selected</w:t>
        </w:r>
      </w:ins>
      <w:del w:id="487" w:author="Author" w:date="2026-06-09T03:19:00Z">
        <w:r w:rsidRPr="00F13428">
          <w:delText>chosen</w:delText>
        </w:r>
      </w:del>
      <w:r w:rsidRPr="00F13428">
        <w:t xml:space="preserve"> to ensure comparability with the baseline study [</w:t>
      </w:r>
      <w:fldSimple w:instr="REF BIB_lezhnina_depression_2023 \* MERGEFORMAT ">
        <w:ins w:id="488" w:author="RONGLI LI" w:date="2026-06-15T18:41:00Z" w16du:dateUtc="2026-06-15T09:41:00Z">
          <w:r w:rsidRPr="000D0E48">
            <w:rPr>
              <w:rPrChange w:id="489" w:author="RONGLI LI" w:date="2026-06-15T18:41:00Z" w16du:dateUtc="2026-06-15T09:41:00Z">
                <w:rPr>
                  <w:highlight w:val="darkGray"/>
                </w:rPr>
              </w:rPrChange>
            </w:rPr>
            <w:t>18</w:t>
          </w:r>
        </w:ins>
        <w:del w:id="490" w:author="RONGLI LI" w:date="2026-06-15T18:41:00Z" w16du:dateUtc="2026-06-15T09:41:00Z">
          <w:r w:rsidR="000F1EE3" w:rsidRPr="00F13428" w:rsidDel="000D0E48">
            <w:delText>18</w:delText>
          </w:r>
        </w:del>
      </w:fldSimple>
      <w:r w:rsidRPr="00F13428">
        <w:t>] and are widely used in the neural topic modelling literature [</w:t>
      </w:r>
      <w:fldSimple w:instr="REF BIB_dieng_topic_2020 \* MERGEFORMAT ">
        <w:ins w:id="491" w:author="RONGLI LI" w:date="2026-06-15T18:41:00Z" w16du:dateUtc="2026-06-15T09:41:00Z">
          <w:r w:rsidRPr="000D0E48">
            <w:rPr>
              <w:rPrChange w:id="492" w:author="RONGLI LI" w:date="2026-06-15T18:41:00Z" w16du:dateUtc="2026-06-15T09:41:00Z">
                <w:rPr>
                  <w:highlight w:val="darkGray"/>
                </w:rPr>
              </w:rPrChange>
            </w:rPr>
            <w:t>8</w:t>
          </w:r>
        </w:ins>
        <w:del w:id="493" w:author="RONGLI LI" w:date="2026-06-15T18:41:00Z" w16du:dateUtc="2026-06-15T09:41:00Z">
          <w:r w:rsidR="000F1EE3" w:rsidRPr="00F13428" w:rsidDel="000D0E48">
            <w:delText>8</w:delText>
          </w:r>
        </w:del>
      </w:fldSimple>
      <w:r w:rsidRPr="00F13428">
        <w:t xml:space="preserve">, </w:t>
      </w:r>
      <w:fldSimple w:instr="REF BIB_mimno_optimizing_2011 \* MERGEFORMAT ">
        <w:ins w:id="494" w:author="RONGLI LI" w:date="2026-06-15T18:41:00Z" w16du:dateUtc="2026-06-15T09:41:00Z">
          <w:r w:rsidRPr="000D0E48">
            <w:rPr>
              <w:rPrChange w:id="495" w:author="RONGLI LI" w:date="2026-06-15T18:41:00Z" w16du:dateUtc="2026-06-15T09:41:00Z">
                <w:rPr>
                  <w:highlight w:val="darkGray"/>
                </w:rPr>
              </w:rPrChange>
            </w:rPr>
            <w:t>17</w:t>
          </w:r>
        </w:ins>
        <w:del w:id="496" w:author="RONGLI LI" w:date="2026-06-15T18:41:00Z" w16du:dateUtc="2026-06-15T09:41:00Z">
          <w:r w:rsidR="000F1EE3" w:rsidRPr="00F13428" w:rsidDel="000D0E48">
            <w:delText>17</w:delText>
          </w:r>
        </w:del>
      </w:fldSimple>
      <w:r w:rsidRPr="00F13428">
        <w:t xml:space="preserve">, </w:t>
      </w:r>
      <w:fldSimple w:instr="REF BIB_roder_exploring_2015 \* MERGEFORMAT ">
        <w:ins w:id="497" w:author="RONGLI LI" w:date="2026-06-15T18:41:00Z" w16du:dateUtc="2026-06-15T09:41:00Z">
          <w:r w:rsidRPr="000D0E48">
            <w:rPr>
              <w:rPrChange w:id="498" w:author="RONGLI LI" w:date="2026-06-15T18:41:00Z" w16du:dateUtc="2026-06-15T09:41:00Z">
                <w:rPr>
                  <w:highlight w:val="darkGray"/>
                </w:rPr>
              </w:rPrChange>
            </w:rPr>
            <w:t>20</w:t>
          </w:r>
        </w:ins>
        <w:del w:id="499" w:author="RONGLI LI" w:date="2026-06-15T18:41:00Z" w16du:dateUtc="2026-06-15T09:41:00Z">
          <w:r w:rsidR="000F1EE3" w:rsidRPr="00F13428" w:rsidDel="000D0E48">
            <w:delText>20</w:delText>
          </w:r>
        </w:del>
      </w:fldSimple>
      <w:r w:rsidRPr="00F13428">
        <w:t>].</w:t>
      </w:r>
    </w:p>
    <w:p w14:paraId="5811CD61" w14:textId="77777777" w:rsidR="000F1EE3" w:rsidRPr="00F13428" w:rsidRDefault="000D0E48">
      <w:pPr>
        <w:pStyle w:val="2"/>
        <w:widowControl/>
      </w:pPr>
      <w:r w:rsidRPr="00F13428">
        <w:t>4  Experiment Design</w:t>
      </w:r>
    </w:p>
    <w:p w14:paraId="3E00E37F" w14:textId="77777777" w:rsidR="000F1EE3" w:rsidRPr="00F13428" w:rsidRDefault="000D0E48">
      <w:pPr>
        <w:spacing w:before="60"/>
      </w:pPr>
      <w:r w:rsidRPr="00F13428">
        <w:t xml:space="preserve">Experiments systematically explored the following: </w:t>
      </w:r>
    </w:p>
    <w:p w14:paraId="63230FC0" w14:textId="48939730" w:rsidR="000F1EE3" w:rsidRPr="00F13428" w:rsidRDefault="000D0E48">
      <w:pPr>
        <w:pStyle w:val="ac"/>
        <w:spacing w:before="50"/>
        <w:ind w:left="600" w:hanging="300"/>
      </w:pPr>
      <w:r w:rsidRPr="00F13428">
        <w:t>1.</w:t>
      </w:r>
      <w:r w:rsidRPr="00F13428">
        <w:tab/>
        <w:t>Four embedding model combinations (</w:t>
      </w:r>
      <w:del w:id="500" w:author="Author" w:date="2026-06-12T09:49:00Z">
        <w:r w:rsidRPr="00F13428" w:rsidDel="00D348C5">
          <w:delText xml:space="preserve">see </w:delText>
        </w:r>
      </w:del>
      <w:r w:rsidRPr="00F13428">
        <w:rPr>
          <w:b/>
          <w:bCs/>
        </w:rPr>
        <w:t>Table </w:t>
      </w:r>
      <w:r w:rsidRPr="00F13428">
        <w:rPr>
          <w:b/>
          <w:bCs/>
        </w:rPr>
        <w:fldChar w:fldCharType="begin"/>
      </w:r>
      <w:r w:rsidRPr="00F13428">
        <w:rPr>
          <w:b/>
          <w:bCs/>
        </w:rPr>
        <w:instrText xml:space="preserve">REF BMtab_model_combinations \* MERGEFORMAT </w:instrText>
      </w:r>
      <w:r w:rsidRPr="00F13428">
        <w:rPr>
          <w:b/>
          <w:bCs/>
        </w:rPr>
        <w:fldChar w:fldCharType="separate"/>
      </w:r>
      <w:ins w:id="501" w:author="RONGLI LI" w:date="2026-06-15T18:41:00Z" w16du:dateUtc="2026-06-15T09:41:00Z">
        <w:r w:rsidRPr="000D0E48">
          <w:rPr>
            <w:b/>
            <w:bCs/>
            <w:rPrChange w:id="502" w:author="RONGLI LI" w:date="2026-06-15T18:41:00Z" w16du:dateUtc="2026-06-15T09:41:00Z">
              <w:rPr/>
            </w:rPrChange>
          </w:rPr>
          <w:t>1</w:t>
        </w:r>
      </w:ins>
      <w:del w:id="503" w:author="RONGLI LI" w:date="2026-06-15T18:41:00Z" w16du:dateUtc="2026-06-15T09:41:00Z">
        <w:r w:rsidRPr="00F13428" w:rsidDel="000D0E48">
          <w:rPr>
            <w:b/>
            <w:bCs/>
          </w:rPr>
          <w:delText>1</w:delText>
        </w:r>
      </w:del>
      <w:r w:rsidRPr="00F13428">
        <w:rPr>
          <w:b/>
          <w:bCs/>
        </w:rPr>
        <w:fldChar w:fldCharType="end"/>
      </w:r>
      <w:r w:rsidRPr="00F13428">
        <w:t xml:space="preserve">). </w:t>
      </w:r>
    </w:p>
    <w:p w14:paraId="53202C10" w14:textId="77777777" w:rsidR="000F1EE3" w:rsidRPr="00F13428" w:rsidRDefault="000D0E48">
      <w:pPr>
        <w:pStyle w:val="ac"/>
        <w:spacing w:before="50"/>
        <w:ind w:left="600" w:hanging="300"/>
      </w:pPr>
      <w:r w:rsidRPr="00F13428">
        <w:t>2.</w:t>
      </w:r>
      <w:r w:rsidRPr="00F13428">
        <w:tab/>
      </w:r>
      <w:r w:rsidRPr="00F13428">
        <w:t xml:space="preserve">A comprehensive grid search of α and β parameters across specified ranges. </w:t>
      </w:r>
    </w:p>
    <w:p w14:paraId="1447508F" w14:textId="09D4F21E" w:rsidR="000F1EE3" w:rsidRPr="00F13428" w:rsidRDefault="000D0E48">
      <w:pPr>
        <w:spacing w:before="60"/>
        <w:ind w:firstLine="300"/>
      </w:pPr>
      <w:ins w:id="504" w:author="Author" w:date="2026-06-09T03:19:00Z">
        <w:r w:rsidRPr="00F13428">
          <w:t>The p</w:t>
        </w:r>
      </w:ins>
      <w:del w:id="505" w:author="Author" w:date="2026-06-09T03:19:00Z">
        <w:r w:rsidRPr="00F13428">
          <w:delText>P</w:delText>
        </w:r>
      </w:del>
      <w:r w:rsidRPr="00F13428">
        <w:t>reliminary experiments explored various text input strategies (Abstract, Text, Abmesh, and Full</w:t>
      </w:r>
      <w:r w:rsidRPr="00F13428">
        <w:rPr>
          <w:rFonts w:eastAsia="游明朝"/>
        </w:rPr>
        <w:t>). However, all the final main experiments reported in this study exclusively adopted the full-text combination (Title + Abstract + MeSH) for both the embedding and BERTopic doc inputs, ensuring semantic alignment and eliminating input inconsistency.</w:t>
      </w:r>
    </w:p>
    <w:p w14:paraId="0EEA4343" w14:textId="2C8FC74E" w:rsidR="000F1EE3" w:rsidRPr="00F13428" w:rsidRDefault="000D0E48">
      <w:r w:rsidRPr="00F13428">
        <w:rPr>
          <w:b/>
          <w:bCs/>
        </w:rPr>
        <w:t>Computational cost and deployment considerations.</w:t>
      </w:r>
      <w:r w:rsidRPr="00F13428">
        <w:t xml:space="preserve"> The α–β grid search evaluates 19</w:t>
      </w:r>
      <w:ins w:id="506" w:author="Author" w:date="2026-06-11T10:51:00Z">
        <w:r w:rsidR="00F9358F">
          <w:t xml:space="preserve"> </w:t>
        </w:r>
      </w:ins>
      <w:r w:rsidRPr="00F13428">
        <w:t>×</w:t>
      </w:r>
      <w:ins w:id="507" w:author="Author" w:date="2026-06-11T10:51:00Z">
        <w:r w:rsidR="00F9358F">
          <w:t xml:space="preserve"> </w:t>
        </w:r>
      </w:ins>
      <w:r w:rsidRPr="00F13428">
        <w:t>19</w:t>
      </w:r>
      <w:ins w:id="508" w:author="Author" w:date="2026-06-11T10:51:00Z">
        <w:r w:rsidR="00F9358F">
          <w:t xml:space="preserve"> </w:t>
        </w:r>
      </w:ins>
      <w:r w:rsidRPr="00F13428">
        <w:t>=</w:t>
      </w:r>
      <w:ins w:id="509" w:author="Author" w:date="2026-06-11T10:51:00Z">
        <w:r w:rsidR="00F9358F">
          <w:t xml:space="preserve"> </w:t>
        </w:r>
      </w:ins>
      <w:r w:rsidRPr="00F13428">
        <w:t>361 parameter combinations per model over the range [0.05,</w:t>
      </w:r>
      <w:ins w:id="510" w:author="Author" w:date="2026-06-12T21:29:00Z">
        <w:r w:rsidR="00B87D45">
          <w:t xml:space="preserve"> </w:t>
        </w:r>
      </w:ins>
      <w:r w:rsidRPr="00F13428">
        <w:t xml:space="preserve">0.95] with a step of 0.05. Although </w:t>
      </w:r>
      <w:del w:id="511" w:author="Author" w:date="2026-06-09T03:19:00Z">
        <w:r w:rsidRPr="00F13428">
          <w:delText xml:space="preserve">the </w:delText>
        </w:r>
      </w:del>
      <w:r w:rsidRPr="00F13428">
        <w:t>transformer encoders are the most expensive component</w:t>
      </w:r>
      <w:ins w:id="512" w:author="Author" w:date="2026-06-09T03:19:00Z">
        <w:r w:rsidRPr="00F13428">
          <w:rPr>
            <w:rFonts w:eastAsia="游明朝"/>
          </w:rPr>
          <w:t>s</w:t>
        </w:r>
      </w:ins>
      <w:r w:rsidRPr="00F13428">
        <w:rPr>
          <w:rFonts w:eastAsia="游明朝"/>
        </w:rPr>
        <w:t xml:space="preserve"> of the pipeline, each document’s text and MeSH-term embeddings are computed and cached only once</w:t>
      </w:r>
      <w:ins w:id="513" w:author="Author" w:date="2026-06-09T03:19:00Z">
        <w:r w:rsidRPr="00F13428">
          <w:t>,</w:t>
        </w:r>
      </w:ins>
      <w:del w:id="514" w:author="Author" w:date="2026-06-09T03:19:00Z">
        <w:r w:rsidRPr="00F13428">
          <w:delText>;</w:delText>
        </w:r>
      </w:del>
      <w:r w:rsidRPr="00F13428">
        <w:t xml:space="preserve"> </w:t>
      </w:r>
      <w:ins w:id="515" w:author="Author" w:date="2026-06-09T03:19:00Z">
        <w:r w:rsidRPr="00F13428">
          <w:rPr>
            <w:rFonts w:eastAsia="游明朝"/>
          </w:rPr>
          <w:t xml:space="preserve">and </w:t>
        </w:r>
      </w:ins>
      <w:r w:rsidRPr="00F13428">
        <w:rPr>
          <w:rFonts w:eastAsia="游明朝"/>
        </w:rPr>
        <w:t xml:space="preserve">every grid cell then recomputes only the weighted fusion—an </w:t>
      </w:r>
      <w:r w:rsidRPr="00F13428">
        <w:rPr>
          <w:rFonts w:ascii="Zapf Chancery" w:hAnsi="Zapf Chancery" w:cs="Zapf Chancery"/>
          <w:i/>
          <w:iCs/>
        </w:rPr>
        <w:t>O</w:t>
      </w:r>
      <w:r w:rsidRPr="00F13428">
        <w:t>(</w:t>
      </w:r>
      <w:r w:rsidRPr="00F13428">
        <w:rPr>
          <w:i/>
          <w:iCs/>
        </w:rPr>
        <w:t>d</w:t>
      </w:r>
      <w:r w:rsidRPr="00F13428">
        <w:t xml:space="preserve">) vector operation per document, where </w:t>
      </w:r>
      <w:r w:rsidRPr="00F13428">
        <w:rPr>
          <w:i/>
          <w:iCs/>
        </w:rPr>
        <w:t>d</w:t>
      </w:r>
      <w:r w:rsidRPr="00F13428">
        <w:t xml:space="preserve"> is the embedding dimension</w:t>
      </w:r>
      <w:ins w:id="516" w:author="Author" w:date="2026-06-09T03:19:00Z">
        <w:r w:rsidRPr="00F13428">
          <w:t xml:space="preserve">, </w:t>
        </w:r>
      </w:ins>
      <w:del w:id="517" w:author="Author" w:date="2026-06-09T03:19:00Z">
        <w:r w:rsidRPr="00F13428">
          <w:delText>—</w:delText>
        </w:r>
      </w:del>
      <w:r w:rsidRPr="00F13428">
        <w:t xml:space="preserve">followed by the BERTopic clustering stage (UMAP and HDBSCAN). </w:t>
      </w:r>
      <w:ins w:id="518" w:author="Author" w:date="2026-06-09T03:19:00Z">
        <w:r w:rsidRPr="00F13428">
          <w:t>Therefore, the</w:t>
        </w:r>
      </w:ins>
      <w:del w:id="519" w:author="Author" w:date="2026-06-09T03:19:00Z">
        <w:r w:rsidRPr="00F13428">
          <w:delText>The</w:delText>
        </w:r>
      </w:del>
      <w:r w:rsidRPr="00F13428">
        <w:t xml:space="preserve"> g</w:t>
      </w:r>
      <w:r w:rsidRPr="00F13428">
        <w:t xml:space="preserve">rid search is </w:t>
      </w:r>
      <w:del w:id="520" w:author="Author" w:date="2026-06-09T03:19:00Z">
        <w:r w:rsidRPr="00F13428">
          <w:delText xml:space="preserve">therefore </w:delText>
        </w:r>
      </w:del>
      <w:r w:rsidRPr="00F13428">
        <w:t xml:space="preserve">dominated by lightweight clustering rather than </w:t>
      </w:r>
      <w:del w:id="521" w:author="Author" w:date="2026-06-09T03:19:00Z">
        <w:r w:rsidRPr="00F13428">
          <w:delText xml:space="preserve">by </w:delText>
        </w:r>
      </w:del>
      <w:r w:rsidRPr="00F13428">
        <w:t xml:space="preserve">repeated neural encoding, </w:t>
      </w:r>
      <w:del w:id="522" w:author="Author" w:date="2026-06-09T03:19:00Z">
        <w:r w:rsidRPr="00F13428">
          <w:delText xml:space="preserve">and </w:delText>
        </w:r>
      </w:del>
      <w:ins w:id="523" w:author="Author" w:date="2026-06-09T03:19:00Z">
        <w:r w:rsidRPr="00F13428">
          <w:t>which</w:t>
        </w:r>
      </w:ins>
      <w:del w:id="524" w:author="Author" w:date="2026-06-09T03:19:00Z">
        <w:r w:rsidRPr="00F13428">
          <w:delText>it</w:delText>
        </w:r>
      </w:del>
      <w:r w:rsidRPr="00F13428">
        <w:t xml:space="preserve"> is an offline, one-time tuning cost. </w:t>
      </w:r>
      <w:del w:id="525" w:author="Author" w:date="2026-06-12T10:25:00Z">
        <w:r w:rsidRPr="00F13428" w:rsidDel="005B0B7D">
          <w:delText>At</w:delText>
        </w:r>
      </w:del>
      <w:ins w:id="526" w:author="Author" w:date="2026-06-12T10:25:00Z">
        <w:r w:rsidR="005B0B7D">
          <w:t>During</w:t>
        </w:r>
      </w:ins>
      <w:r w:rsidRPr="00F13428">
        <w:t xml:space="preserve"> deployment</w:t>
      </w:r>
      <w:del w:id="527" w:author="Author" w:date="2026-06-12T10:25:00Z">
        <w:r w:rsidRPr="00F13428" w:rsidDel="005B0B7D">
          <w:delText xml:space="preserve"> time</w:delText>
        </w:r>
      </w:del>
      <w:r w:rsidRPr="00F13428">
        <w:t xml:space="preserve">, once α and β are fixed, embedding a new document requires only a single text encoding, a single MeSH encoding, and the </w:t>
      </w:r>
      <w:r w:rsidRPr="00F13428">
        <w:rPr>
          <w:rFonts w:ascii="Zapf Chancery" w:hAnsi="Zapf Chancery" w:cs="Zapf Chancery"/>
          <w:i/>
          <w:iCs/>
        </w:rPr>
        <w:t>O</w:t>
      </w:r>
      <w:r w:rsidRPr="00F13428">
        <w:t>(</w:t>
      </w:r>
      <w:r w:rsidRPr="00F13428">
        <w:rPr>
          <w:i/>
          <w:iCs/>
        </w:rPr>
        <w:t>d</w:t>
      </w:r>
      <w:r w:rsidRPr="00F13428">
        <w:t xml:space="preserve">) fusion, adding negligible overhead over a standard single-stream BERTopic pipeline. The search is also </w:t>
      </w:r>
      <w:ins w:id="528" w:author="Author" w:date="2026-06-09T03:19:00Z">
        <w:r w:rsidRPr="00F13428">
          <w:t>significantly</w:t>
        </w:r>
      </w:ins>
      <w:del w:id="529" w:author="Author" w:date="2026-06-09T03:19:00Z">
        <w:r w:rsidRPr="00F13428">
          <w:delText>embarrassingly</w:delText>
        </w:r>
      </w:del>
      <w:r w:rsidRPr="00F13428">
        <w:t xml:space="preserve"> parallel across grid cells</w:t>
      </w:r>
      <w:ins w:id="530" w:author="Author" w:date="2026-06-09T03:19:00Z">
        <w:r w:rsidRPr="00F13428">
          <w:t>; therefore, the</w:t>
        </w:r>
      </w:ins>
      <w:del w:id="531" w:author="Author" w:date="2026-06-09T03:19:00Z">
        <w:r w:rsidRPr="00F13428">
          <w:delText>, so</w:delText>
        </w:r>
      </w:del>
      <w:r w:rsidRPr="00F13428">
        <w:t xml:space="preserve"> wall-clock time scales inversely with the available compute.</w:t>
      </w:r>
    </w:p>
    <w:p w14:paraId="4C23157D" w14:textId="77777777" w:rsidR="000F1EE3" w:rsidRPr="00F13428" w:rsidRDefault="000D0E48">
      <w:pPr>
        <w:pStyle w:val="Table"/>
        <w:spacing w:before="240"/>
      </w:pPr>
      <w:r w:rsidRPr="00F13428">
        <w:t xml:space="preserve"> </w:t>
      </w:r>
    </w:p>
    <w:p w14:paraId="78FC466E" w14:textId="40B3D8AD" w:rsidR="000F1EE3" w:rsidRPr="00F13428" w:rsidRDefault="000D0E48">
      <w:pPr>
        <w:pStyle w:val="a9"/>
      </w:pPr>
      <w:r w:rsidRPr="00F13428">
        <w:t xml:space="preserve">Table </w:t>
      </w:r>
      <w:bookmarkStart w:id="532" w:name="BMtab_model_combinations"/>
      <w:r w:rsidRPr="00F13428">
        <w:t>1</w:t>
      </w:r>
      <w:bookmarkEnd w:id="532"/>
      <w:r w:rsidRPr="00F13428">
        <w:t xml:space="preserve">: </w:t>
      </w:r>
      <w:del w:id="533" w:author="Author" w:date="2026-06-12T10:26:00Z">
        <w:r w:rsidRPr="00F13428" w:rsidDel="005B0B7D">
          <w:delText>The f</w:delText>
        </w:r>
      </w:del>
      <w:ins w:id="534" w:author="Author" w:date="2026-06-12T10:26:00Z">
        <w:r w:rsidR="005B0B7D">
          <w:t>F</w:t>
        </w:r>
      </w:ins>
      <w:r w:rsidRPr="00F13428">
        <w:t>our dual-stream embedding model combinations evaluated in this study, showing the transformer encoder assigned to the text stream and to the MeSH stream in each configuration.</w:t>
      </w:r>
      <w:r w:rsidRPr="00F13428">
        <w:fldChar w:fldCharType="begin"/>
      </w:r>
      <w:r w:rsidRPr="00F13428">
        <w:instrText>TC "1 The four dual-stream embedding model combinations evaluated in this study, showing the transformer encoder assigned to the text stream and to the MeSH stream in each configuration." \f t</w:instrText>
      </w:r>
      <w:r w:rsidRPr="00F13428">
        <w:fldChar w:fldCharType="end"/>
      </w:r>
    </w:p>
    <w:tbl>
      <w:tblPr>
        <w:tblpPr w:leftFromText="142" w:rightFromText="142" w:vertAnchor="text" w:horzAnchor="margin" w:tblpXSpec="center" w:tblpY="155"/>
        <w:tblW w:w="8505" w:type="dxa"/>
        <w:tblLayout w:type="fixed"/>
        <w:tblCellMar>
          <w:left w:w="0" w:type="dxa"/>
          <w:right w:w="0" w:type="dxa"/>
        </w:tblCellMar>
        <w:tblLook w:val="0000" w:firstRow="0" w:lastRow="0" w:firstColumn="0" w:lastColumn="0" w:noHBand="0" w:noVBand="0"/>
      </w:tblPr>
      <w:tblGrid>
        <w:gridCol w:w="1820"/>
        <w:gridCol w:w="2390"/>
        <w:gridCol w:w="2276"/>
        <w:gridCol w:w="2019"/>
      </w:tblGrid>
      <w:tr w:rsidR="0091190D" w:rsidRPr="00F13428" w14:paraId="3B86CB9B" w14:textId="77777777" w:rsidTr="006627C7">
        <w:tc>
          <w:tcPr>
            <w:tcW w:w="1820" w:type="dxa"/>
            <w:tcBorders>
              <w:top w:val="single" w:sz="6" w:space="0" w:color="auto"/>
              <w:left w:val="nil"/>
              <w:bottom w:val="single" w:sz="6" w:space="0" w:color="auto"/>
              <w:right w:val="nil"/>
            </w:tcBorders>
          </w:tcPr>
          <w:p w14:paraId="085BCDE2" w14:textId="77777777" w:rsidR="006627C7" w:rsidRPr="00F13428" w:rsidRDefault="000D0E48" w:rsidP="006627C7">
            <w:pPr>
              <w:jc w:val="left"/>
              <w:rPr>
                <w:sz w:val="24"/>
                <w:szCs w:val="24"/>
              </w:rPr>
            </w:pPr>
            <w:r w:rsidRPr="00F13428">
              <w:rPr>
                <w:b/>
                <w:bCs/>
                <w:sz w:val="24"/>
                <w:szCs w:val="24"/>
              </w:rPr>
              <w:t>Combinations Name</w:t>
            </w:r>
          </w:p>
        </w:tc>
        <w:tc>
          <w:tcPr>
            <w:tcW w:w="2390" w:type="dxa"/>
            <w:tcBorders>
              <w:top w:val="single" w:sz="6" w:space="0" w:color="auto"/>
              <w:left w:val="nil"/>
              <w:bottom w:val="single" w:sz="6" w:space="0" w:color="auto"/>
              <w:right w:val="nil"/>
            </w:tcBorders>
          </w:tcPr>
          <w:p w14:paraId="44F602DC" w14:textId="77777777" w:rsidR="006627C7" w:rsidRPr="00F13428" w:rsidRDefault="000D0E48" w:rsidP="006627C7">
            <w:pPr>
              <w:jc w:val="left"/>
              <w:rPr>
                <w:sz w:val="24"/>
                <w:szCs w:val="24"/>
              </w:rPr>
            </w:pPr>
            <w:r w:rsidRPr="00F13428">
              <w:rPr>
                <w:b/>
                <w:bCs/>
                <w:sz w:val="24"/>
                <w:szCs w:val="24"/>
              </w:rPr>
              <w:t>Text Stream Embedding Model</w:t>
            </w:r>
          </w:p>
        </w:tc>
        <w:tc>
          <w:tcPr>
            <w:tcW w:w="2276" w:type="dxa"/>
            <w:tcBorders>
              <w:top w:val="single" w:sz="6" w:space="0" w:color="auto"/>
              <w:left w:val="nil"/>
              <w:bottom w:val="single" w:sz="6" w:space="0" w:color="auto"/>
              <w:right w:val="nil"/>
            </w:tcBorders>
          </w:tcPr>
          <w:p w14:paraId="2CD88EC2" w14:textId="77777777" w:rsidR="006627C7" w:rsidRPr="00F13428" w:rsidRDefault="000D0E48" w:rsidP="006627C7">
            <w:pPr>
              <w:jc w:val="left"/>
              <w:rPr>
                <w:sz w:val="24"/>
                <w:szCs w:val="24"/>
              </w:rPr>
            </w:pPr>
            <w:r w:rsidRPr="00F13428">
              <w:rPr>
                <w:b/>
                <w:bCs/>
                <w:sz w:val="24"/>
                <w:szCs w:val="24"/>
              </w:rPr>
              <w:t>MeSH Stream Embedding Model</w:t>
            </w:r>
          </w:p>
        </w:tc>
        <w:tc>
          <w:tcPr>
            <w:tcW w:w="2019" w:type="dxa"/>
            <w:tcBorders>
              <w:top w:val="single" w:sz="6" w:space="0" w:color="auto"/>
              <w:left w:val="nil"/>
              <w:bottom w:val="single" w:sz="6" w:space="0" w:color="auto"/>
              <w:right w:val="nil"/>
            </w:tcBorders>
          </w:tcPr>
          <w:p w14:paraId="0AE98458" w14:textId="77777777" w:rsidR="006627C7" w:rsidRPr="00F13428" w:rsidRDefault="000D0E48" w:rsidP="006627C7">
            <w:pPr>
              <w:jc w:val="left"/>
              <w:rPr>
                <w:sz w:val="24"/>
                <w:szCs w:val="24"/>
              </w:rPr>
            </w:pPr>
            <w:r w:rsidRPr="00F13428">
              <w:rPr>
                <w:b/>
                <w:bCs/>
                <w:sz w:val="24"/>
                <w:szCs w:val="24"/>
              </w:rPr>
              <w:t>Description</w:t>
            </w:r>
          </w:p>
        </w:tc>
      </w:tr>
      <w:tr w:rsidR="0091190D" w:rsidRPr="00F13428" w14:paraId="31C7D654" w14:textId="77777777" w:rsidTr="006627C7">
        <w:tc>
          <w:tcPr>
            <w:tcW w:w="1820" w:type="dxa"/>
            <w:tcBorders>
              <w:top w:val="nil"/>
              <w:left w:val="nil"/>
              <w:bottom w:val="single" w:sz="6" w:space="0" w:color="auto"/>
              <w:right w:val="nil"/>
            </w:tcBorders>
          </w:tcPr>
          <w:p w14:paraId="3D3DD685" w14:textId="77777777" w:rsidR="006627C7" w:rsidRPr="00F13428" w:rsidRDefault="000D0E48" w:rsidP="006627C7">
            <w:pPr>
              <w:jc w:val="left"/>
              <w:rPr>
                <w:sz w:val="24"/>
                <w:szCs w:val="24"/>
                <w:highlight w:val="darkGray"/>
              </w:rPr>
            </w:pPr>
            <w:r w:rsidRPr="00F13428">
              <w:rPr>
                <w:sz w:val="24"/>
                <w:szCs w:val="24"/>
                <w:highlight w:val="darkGray"/>
              </w:rPr>
              <w:t xml:space="preserve"> Dual PubMedBERT</w:t>
            </w:r>
          </w:p>
        </w:tc>
        <w:tc>
          <w:tcPr>
            <w:tcW w:w="2390" w:type="dxa"/>
            <w:tcBorders>
              <w:top w:val="nil"/>
              <w:left w:val="nil"/>
              <w:bottom w:val="single" w:sz="6" w:space="0" w:color="auto"/>
              <w:right w:val="nil"/>
            </w:tcBorders>
          </w:tcPr>
          <w:p w14:paraId="085B84A9" w14:textId="77777777" w:rsidR="006627C7" w:rsidRPr="00F13428" w:rsidRDefault="000D0E48" w:rsidP="006627C7">
            <w:pPr>
              <w:jc w:val="left"/>
              <w:rPr>
                <w:sz w:val="24"/>
                <w:szCs w:val="24"/>
                <w:highlight w:val="darkGray"/>
              </w:rPr>
            </w:pPr>
            <w:r w:rsidRPr="00F13428">
              <w:rPr>
                <w:sz w:val="24"/>
                <w:szCs w:val="24"/>
                <w:highlight w:val="darkGray"/>
              </w:rPr>
              <w:t>NeuML/pubmedbert-base-embeddings</w:t>
            </w:r>
          </w:p>
        </w:tc>
        <w:tc>
          <w:tcPr>
            <w:tcW w:w="2276" w:type="dxa"/>
            <w:tcBorders>
              <w:top w:val="nil"/>
              <w:left w:val="nil"/>
              <w:bottom w:val="single" w:sz="6" w:space="0" w:color="auto"/>
              <w:right w:val="nil"/>
            </w:tcBorders>
          </w:tcPr>
          <w:p w14:paraId="39FD00CA" w14:textId="77777777" w:rsidR="006627C7" w:rsidRPr="00F13428" w:rsidRDefault="000D0E48" w:rsidP="006627C7">
            <w:pPr>
              <w:jc w:val="left"/>
              <w:rPr>
                <w:sz w:val="24"/>
                <w:szCs w:val="24"/>
                <w:highlight w:val="darkGray"/>
              </w:rPr>
            </w:pPr>
            <w:r w:rsidRPr="00F13428">
              <w:rPr>
                <w:sz w:val="24"/>
                <w:szCs w:val="24"/>
                <w:highlight w:val="darkGray"/>
              </w:rPr>
              <w:t>NeuML/pubmedbert-base-embeddings</w:t>
            </w:r>
          </w:p>
        </w:tc>
        <w:tc>
          <w:tcPr>
            <w:tcW w:w="2019" w:type="dxa"/>
            <w:tcBorders>
              <w:top w:val="nil"/>
              <w:left w:val="nil"/>
              <w:bottom w:val="single" w:sz="6" w:space="0" w:color="auto"/>
              <w:right w:val="nil"/>
            </w:tcBorders>
          </w:tcPr>
          <w:p w14:paraId="3A142478" w14:textId="77777777" w:rsidR="006627C7" w:rsidRPr="00F13428" w:rsidRDefault="000D0E48" w:rsidP="006627C7">
            <w:pPr>
              <w:jc w:val="left"/>
              <w:rPr>
                <w:sz w:val="24"/>
                <w:szCs w:val="24"/>
              </w:rPr>
            </w:pPr>
            <w:r w:rsidRPr="00F13428">
              <w:rPr>
                <w:sz w:val="24"/>
                <w:szCs w:val="24"/>
              </w:rPr>
              <w:t>Both streams use the biomedical PubMedBERT encoder.</w:t>
            </w:r>
          </w:p>
        </w:tc>
      </w:tr>
      <w:tr w:rsidR="0091190D" w:rsidRPr="00F13428" w14:paraId="7D74CF7E" w14:textId="77777777" w:rsidTr="006627C7">
        <w:tc>
          <w:tcPr>
            <w:tcW w:w="1820" w:type="dxa"/>
            <w:tcBorders>
              <w:top w:val="nil"/>
              <w:left w:val="nil"/>
              <w:bottom w:val="single" w:sz="6" w:space="0" w:color="auto"/>
              <w:right w:val="nil"/>
            </w:tcBorders>
          </w:tcPr>
          <w:p w14:paraId="5A7619F9" w14:textId="77777777" w:rsidR="006627C7" w:rsidRPr="00F13428" w:rsidRDefault="000D0E48" w:rsidP="006627C7">
            <w:pPr>
              <w:jc w:val="left"/>
              <w:rPr>
                <w:sz w:val="24"/>
                <w:szCs w:val="24"/>
                <w:highlight w:val="darkGray"/>
              </w:rPr>
            </w:pPr>
            <w:r w:rsidRPr="00F13428">
              <w:rPr>
                <w:sz w:val="24"/>
                <w:szCs w:val="24"/>
                <w:highlight w:val="darkGray"/>
              </w:rPr>
              <w:lastRenderedPageBreak/>
              <w:t xml:space="preserve"> Hybrid PubMedBERT-BioBERT</w:t>
            </w:r>
          </w:p>
        </w:tc>
        <w:tc>
          <w:tcPr>
            <w:tcW w:w="2390" w:type="dxa"/>
            <w:tcBorders>
              <w:top w:val="nil"/>
              <w:left w:val="nil"/>
              <w:bottom w:val="single" w:sz="6" w:space="0" w:color="auto"/>
              <w:right w:val="nil"/>
            </w:tcBorders>
          </w:tcPr>
          <w:p w14:paraId="7FCF4DE7" w14:textId="77777777" w:rsidR="006627C7" w:rsidRPr="00F13428" w:rsidRDefault="000D0E48" w:rsidP="006627C7">
            <w:pPr>
              <w:jc w:val="left"/>
              <w:rPr>
                <w:sz w:val="24"/>
                <w:szCs w:val="24"/>
                <w:highlight w:val="darkGray"/>
              </w:rPr>
            </w:pPr>
            <w:r w:rsidRPr="00F13428">
              <w:rPr>
                <w:sz w:val="24"/>
                <w:szCs w:val="24"/>
                <w:highlight w:val="darkGray"/>
              </w:rPr>
              <w:t>NeuML/pubmedbert-base-embeddings</w:t>
            </w:r>
          </w:p>
        </w:tc>
        <w:tc>
          <w:tcPr>
            <w:tcW w:w="2276" w:type="dxa"/>
            <w:tcBorders>
              <w:top w:val="nil"/>
              <w:left w:val="nil"/>
              <w:bottom w:val="single" w:sz="6" w:space="0" w:color="auto"/>
              <w:right w:val="nil"/>
            </w:tcBorders>
          </w:tcPr>
          <w:p w14:paraId="4EEC9F10" w14:textId="77777777" w:rsidR="006627C7" w:rsidRPr="00F13428" w:rsidRDefault="000D0E48" w:rsidP="006627C7">
            <w:pPr>
              <w:jc w:val="left"/>
              <w:rPr>
                <w:sz w:val="24"/>
                <w:szCs w:val="24"/>
                <w:highlight w:val="darkGray"/>
              </w:rPr>
            </w:pPr>
            <w:r w:rsidRPr="00F13428">
              <w:rPr>
                <w:sz w:val="24"/>
                <w:szCs w:val="24"/>
                <w:highlight w:val="darkGray"/>
              </w:rPr>
              <w:t>dmis-lab/biobert-v1.1</w:t>
            </w:r>
          </w:p>
        </w:tc>
        <w:tc>
          <w:tcPr>
            <w:tcW w:w="2019" w:type="dxa"/>
            <w:tcBorders>
              <w:top w:val="nil"/>
              <w:left w:val="nil"/>
              <w:bottom w:val="single" w:sz="6" w:space="0" w:color="auto"/>
              <w:right w:val="nil"/>
            </w:tcBorders>
          </w:tcPr>
          <w:p w14:paraId="669F044C" w14:textId="77777777" w:rsidR="006627C7" w:rsidRPr="00F13428" w:rsidRDefault="000D0E48" w:rsidP="006627C7">
            <w:pPr>
              <w:jc w:val="left"/>
              <w:rPr>
                <w:sz w:val="24"/>
                <w:szCs w:val="24"/>
              </w:rPr>
            </w:pPr>
            <w:r w:rsidRPr="00F13428">
              <w:rPr>
                <w:sz w:val="24"/>
                <w:szCs w:val="24"/>
              </w:rPr>
              <w:t>Hybrid model: PubMedBERT for the text stream and BioBERT for the MeSH stream.</w:t>
            </w:r>
          </w:p>
        </w:tc>
      </w:tr>
      <w:tr w:rsidR="0091190D" w:rsidRPr="00F13428" w14:paraId="6F59CE27" w14:textId="77777777" w:rsidTr="006627C7">
        <w:tc>
          <w:tcPr>
            <w:tcW w:w="1820" w:type="dxa"/>
            <w:tcBorders>
              <w:top w:val="nil"/>
              <w:left w:val="nil"/>
              <w:bottom w:val="single" w:sz="6" w:space="0" w:color="auto"/>
              <w:right w:val="nil"/>
            </w:tcBorders>
          </w:tcPr>
          <w:p w14:paraId="05490698" w14:textId="77777777" w:rsidR="006627C7" w:rsidRPr="00F13428" w:rsidRDefault="000D0E48" w:rsidP="006627C7">
            <w:pPr>
              <w:jc w:val="left"/>
              <w:rPr>
                <w:sz w:val="24"/>
                <w:szCs w:val="24"/>
                <w:highlight w:val="darkGray"/>
              </w:rPr>
            </w:pPr>
            <w:r w:rsidRPr="00F13428">
              <w:rPr>
                <w:sz w:val="24"/>
                <w:szCs w:val="24"/>
                <w:highlight w:val="darkGray"/>
              </w:rPr>
              <w:t xml:space="preserve"> Dual MiniLM (The Baseline’s model)</w:t>
            </w:r>
          </w:p>
        </w:tc>
        <w:tc>
          <w:tcPr>
            <w:tcW w:w="2390" w:type="dxa"/>
            <w:tcBorders>
              <w:top w:val="nil"/>
              <w:left w:val="nil"/>
              <w:bottom w:val="single" w:sz="6" w:space="0" w:color="auto"/>
              <w:right w:val="nil"/>
            </w:tcBorders>
          </w:tcPr>
          <w:p w14:paraId="5D8EA565" w14:textId="77777777" w:rsidR="006627C7" w:rsidRPr="00F13428" w:rsidRDefault="000D0E48" w:rsidP="006627C7">
            <w:pPr>
              <w:jc w:val="left"/>
              <w:rPr>
                <w:sz w:val="24"/>
                <w:szCs w:val="24"/>
                <w:highlight w:val="darkGray"/>
              </w:rPr>
            </w:pPr>
            <w:r w:rsidRPr="00F13428">
              <w:rPr>
                <w:sz w:val="24"/>
                <w:szCs w:val="24"/>
                <w:highlight w:val="darkGray"/>
              </w:rPr>
              <w:t>all-MiniLM-L6-v2</w:t>
            </w:r>
          </w:p>
        </w:tc>
        <w:tc>
          <w:tcPr>
            <w:tcW w:w="2276" w:type="dxa"/>
            <w:tcBorders>
              <w:top w:val="nil"/>
              <w:left w:val="nil"/>
              <w:bottom w:val="single" w:sz="6" w:space="0" w:color="auto"/>
              <w:right w:val="nil"/>
            </w:tcBorders>
          </w:tcPr>
          <w:p w14:paraId="446C0C07" w14:textId="77777777" w:rsidR="006627C7" w:rsidRPr="00F13428" w:rsidRDefault="000D0E48" w:rsidP="006627C7">
            <w:pPr>
              <w:jc w:val="left"/>
              <w:rPr>
                <w:sz w:val="24"/>
                <w:szCs w:val="24"/>
                <w:highlight w:val="darkGray"/>
              </w:rPr>
            </w:pPr>
            <w:r w:rsidRPr="00F13428">
              <w:rPr>
                <w:sz w:val="24"/>
                <w:szCs w:val="24"/>
                <w:highlight w:val="darkGray"/>
              </w:rPr>
              <w:t>all-MiniLM-L6-v2</w:t>
            </w:r>
          </w:p>
        </w:tc>
        <w:tc>
          <w:tcPr>
            <w:tcW w:w="2019" w:type="dxa"/>
            <w:tcBorders>
              <w:top w:val="nil"/>
              <w:left w:val="nil"/>
              <w:bottom w:val="single" w:sz="6" w:space="0" w:color="auto"/>
              <w:right w:val="nil"/>
            </w:tcBorders>
          </w:tcPr>
          <w:p w14:paraId="00163772" w14:textId="77777777" w:rsidR="006627C7" w:rsidRPr="00F13428" w:rsidRDefault="000D0E48" w:rsidP="006627C7">
            <w:pPr>
              <w:jc w:val="left"/>
              <w:rPr>
                <w:sz w:val="24"/>
                <w:szCs w:val="24"/>
              </w:rPr>
            </w:pPr>
            <w:r w:rsidRPr="00F13428">
              <w:rPr>
                <w:sz w:val="24"/>
                <w:szCs w:val="24"/>
              </w:rPr>
              <w:t>Both streams use the general-purpose all-MiniLM-L6-v2 encoder adopted by the baseline study.</w:t>
            </w:r>
          </w:p>
        </w:tc>
      </w:tr>
      <w:tr w:rsidR="0091190D" w:rsidRPr="00F13428" w14:paraId="0290E260" w14:textId="77777777" w:rsidTr="006627C7">
        <w:tc>
          <w:tcPr>
            <w:tcW w:w="1820" w:type="dxa"/>
            <w:tcBorders>
              <w:top w:val="nil"/>
              <w:left w:val="nil"/>
              <w:bottom w:val="single" w:sz="6" w:space="0" w:color="auto"/>
              <w:right w:val="nil"/>
            </w:tcBorders>
          </w:tcPr>
          <w:p w14:paraId="6346A1C8" w14:textId="77777777" w:rsidR="006627C7" w:rsidRPr="00F13428" w:rsidRDefault="000D0E48" w:rsidP="006627C7">
            <w:pPr>
              <w:jc w:val="left"/>
              <w:rPr>
                <w:sz w:val="24"/>
                <w:szCs w:val="24"/>
                <w:highlight w:val="darkGray"/>
              </w:rPr>
            </w:pPr>
            <w:r w:rsidRPr="00F13428">
              <w:rPr>
                <w:sz w:val="24"/>
                <w:szCs w:val="24"/>
                <w:highlight w:val="darkGray"/>
              </w:rPr>
              <w:t xml:space="preserve"> Dual BioBERT</w:t>
            </w:r>
          </w:p>
        </w:tc>
        <w:tc>
          <w:tcPr>
            <w:tcW w:w="2390" w:type="dxa"/>
            <w:tcBorders>
              <w:top w:val="nil"/>
              <w:left w:val="nil"/>
              <w:bottom w:val="single" w:sz="6" w:space="0" w:color="auto"/>
              <w:right w:val="nil"/>
            </w:tcBorders>
          </w:tcPr>
          <w:p w14:paraId="27B967A0" w14:textId="77777777" w:rsidR="006627C7" w:rsidRPr="00F13428" w:rsidRDefault="000D0E48" w:rsidP="006627C7">
            <w:pPr>
              <w:jc w:val="left"/>
              <w:rPr>
                <w:sz w:val="24"/>
                <w:szCs w:val="24"/>
                <w:highlight w:val="darkGray"/>
              </w:rPr>
            </w:pPr>
            <w:r w:rsidRPr="00F13428">
              <w:rPr>
                <w:sz w:val="24"/>
                <w:szCs w:val="24"/>
                <w:highlight w:val="darkGray"/>
              </w:rPr>
              <w:t>dmis-lab/biobert-v1.1</w:t>
            </w:r>
          </w:p>
        </w:tc>
        <w:tc>
          <w:tcPr>
            <w:tcW w:w="2276" w:type="dxa"/>
            <w:tcBorders>
              <w:top w:val="nil"/>
              <w:left w:val="nil"/>
              <w:bottom w:val="single" w:sz="6" w:space="0" w:color="auto"/>
              <w:right w:val="nil"/>
            </w:tcBorders>
          </w:tcPr>
          <w:p w14:paraId="0EC9232B" w14:textId="77777777" w:rsidR="006627C7" w:rsidRPr="00F13428" w:rsidRDefault="000D0E48" w:rsidP="006627C7">
            <w:pPr>
              <w:jc w:val="left"/>
              <w:rPr>
                <w:sz w:val="24"/>
                <w:szCs w:val="24"/>
                <w:highlight w:val="darkGray"/>
              </w:rPr>
            </w:pPr>
            <w:r w:rsidRPr="00F13428">
              <w:rPr>
                <w:sz w:val="24"/>
                <w:szCs w:val="24"/>
                <w:highlight w:val="darkGray"/>
              </w:rPr>
              <w:t>dmis-lab/biobert-v1.1</w:t>
            </w:r>
          </w:p>
        </w:tc>
        <w:tc>
          <w:tcPr>
            <w:tcW w:w="2019" w:type="dxa"/>
            <w:tcBorders>
              <w:top w:val="nil"/>
              <w:left w:val="nil"/>
              <w:bottom w:val="single" w:sz="6" w:space="0" w:color="auto"/>
              <w:right w:val="nil"/>
            </w:tcBorders>
          </w:tcPr>
          <w:p w14:paraId="5556EB62" w14:textId="77777777" w:rsidR="006627C7" w:rsidRPr="00F13428" w:rsidRDefault="000D0E48" w:rsidP="006627C7">
            <w:pPr>
              <w:jc w:val="left"/>
              <w:rPr>
                <w:sz w:val="24"/>
                <w:szCs w:val="24"/>
              </w:rPr>
            </w:pPr>
            <w:r w:rsidRPr="00F13428">
              <w:rPr>
                <w:sz w:val="24"/>
                <w:szCs w:val="24"/>
              </w:rPr>
              <w:t>Both streams use the biomedical BioBERT encoder.</w:t>
            </w:r>
          </w:p>
        </w:tc>
      </w:tr>
    </w:tbl>
    <w:p w14:paraId="1F9024B1" w14:textId="77777777" w:rsidR="000F1EE3" w:rsidRPr="00F13428" w:rsidRDefault="000D0E48" w:rsidP="006627C7">
      <w:r w:rsidRPr="00F13428">
        <w:t xml:space="preserve"> </w:t>
      </w:r>
    </w:p>
    <w:p w14:paraId="77DC66E0" w14:textId="77777777" w:rsidR="000F1EE3" w:rsidRPr="00F13428" w:rsidRDefault="000D0E48">
      <w:pPr>
        <w:pStyle w:val="3"/>
        <w:widowControl/>
        <w:spacing w:before="360"/>
      </w:pPr>
      <w:r w:rsidRPr="00F13428">
        <w:t>4.1  Ablation Study Design</w:t>
      </w:r>
    </w:p>
    <w:p w14:paraId="5D6391A4" w14:textId="1EA1F1D1" w:rsidR="000F1EE3" w:rsidRPr="00F13428" w:rsidRDefault="000D0E48">
      <w:pPr>
        <w:spacing w:before="60"/>
      </w:pPr>
      <w:r w:rsidRPr="00F13428">
        <w:t>We designed a controlled ablation study to isolate the contribution of architectural fusion from the raw information volume. Specifically, all ablation configurations use a single encoder model (all-MiniLM-L6-v2, same as the baseline) and avoid any fusion mechanism (no α–β weighting). Instead, multiple input sources are concatenated into a single textual stream</w:t>
      </w:r>
      <w:del w:id="535" w:author="Author" w:date="2026-06-09T03:19:00Z">
        <w:r w:rsidRPr="00F13428">
          <w:delText>,</w:delText>
        </w:r>
      </w:del>
      <w:r w:rsidRPr="00F13428">
        <w:t xml:space="preserve"> encoded via a single-stream embedding process. This allows us to evaluate whether </w:t>
      </w:r>
      <w:ins w:id="536" w:author="Author" w:date="2026-06-09T03:19:00Z">
        <w:r w:rsidRPr="00F13428">
          <w:rPr>
            <w:rFonts w:eastAsia="游明朝"/>
          </w:rPr>
          <w:t xml:space="preserve">a </w:t>
        </w:r>
      </w:ins>
      <w:r w:rsidRPr="00F13428">
        <w:rPr>
          <w:rFonts w:eastAsia="游明朝"/>
        </w:rPr>
        <w:t>comparable topic modelling performance can be achieved without structural fusion, given the same input information.</w:t>
      </w:r>
    </w:p>
    <w:p w14:paraId="4FD71A91" w14:textId="77777777" w:rsidR="000F1EE3" w:rsidRPr="00F13428" w:rsidRDefault="000D0E48">
      <w:pPr>
        <w:pStyle w:val="3"/>
        <w:widowControl/>
        <w:spacing w:before="120"/>
      </w:pPr>
      <w:r w:rsidRPr="00F13428">
        <w:t>4.2  Experimental Setup</w:t>
      </w:r>
    </w:p>
    <w:p w14:paraId="0A230C4A" w14:textId="0D8DA7BC" w:rsidR="000F1EE3" w:rsidRPr="00F13428" w:rsidRDefault="000D0E48">
      <w:pPr>
        <w:spacing w:before="60"/>
      </w:pPr>
      <w:r w:rsidRPr="00F13428">
        <w:t>We evaluate</w:t>
      </w:r>
      <w:ins w:id="537" w:author="Author" w:date="2026-06-09T03:19:00Z">
        <w:r w:rsidRPr="00F13428">
          <w:rPr>
            <w:rFonts w:eastAsia="游明朝"/>
          </w:rPr>
          <w:t>d</w:t>
        </w:r>
      </w:ins>
      <w:r w:rsidRPr="00F13428">
        <w:rPr>
          <w:rFonts w:eastAsia="游明朝"/>
        </w:rPr>
        <w:t xml:space="preserve"> four configurations, each constructed using different combinations of biomedical content (Title, Abstract, </w:t>
      </w:r>
      <w:ins w:id="538" w:author="Author" w:date="2026-06-12T21:30:00Z">
        <w:r w:rsidR="00B87D45">
          <w:rPr>
            <w:rFonts w:eastAsia="游明朝"/>
          </w:rPr>
          <w:t xml:space="preserve">and </w:t>
        </w:r>
      </w:ins>
      <w:r w:rsidRPr="00F13428">
        <w:rPr>
          <w:rFonts w:eastAsia="游明朝"/>
        </w:rPr>
        <w:t xml:space="preserve">MeSH). </w:t>
      </w:r>
      <w:ins w:id="539" w:author="Author" w:date="2026-06-09T03:19:00Z">
        <w:r w:rsidRPr="00F13428">
          <w:t>Under</w:t>
        </w:r>
      </w:ins>
      <w:del w:id="540" w:author="Author" w:date="2026-06-09T03:19:00Z">
        <w:r w:rsidRPr="00F13428">
          <w:delText>In</w:delText>
        </w:r>
      </w:del>
      <w:r w:rsidRPr="00F13428">
        <w:t xml:space="preserve"> all </w:t>
      </w:r>
      <w:del w:id="541" w:author="Author" w:date="2026-06-09T03:19:00Z">
        <w:r w:rsidRPr="00F13428">
          <w:delText xml:space="preserve">the </w:delText>
        </w:r>
      </w:del>
      <w:r w:rsidRPr="00F13428">
        <w:t xml:space="preserve">settings, the input components </w:t>
      </w:r>
      <w:ins w:id="542" w:author="Author" w:date="2026-06-09T03:19:00Z">
        <w:r w:rsidRPr="00F13428">
          <w:t>we</w:t>
        </w:r>
      </w:ins>
      <w:del w:id="543" w:author="Author" w:date="2026-06-09T03:19:00Z">
        <w:r w:rsidRPr="00F13428">
          <w:delText>a</w:delText>
        </w:r>
      </w:del>
      <w:r w:rsidRPr="00F13428">
        <w:t xml:space="preserve">re concatenated into a single text sequence and embedded </w:t>
      </w:r>
      <w:ins w:id="544" w:author="Author" w:date="2026-06-09T03:19:00Z">
        <w:r w:rsidRPr="00F13428">
          <w:t>in</w:t>
        </w:r>
      </w:ins>
      <w:del w:id="545" w:author="Author" w:date="2026-06-09T03:19:00Z">
        <w:r w:rsidRPr="00F13428">
          <w:delText>via</w:delText>
        </w:r>
      </w:del>
      <w:r w:rsidRPr="00F13428">
        <w:t xml:space="preserve"> the baseline model (all-MiniLM-L6-v2). This avoids architectural fusion or weight tuning</w:t>
      </w:r>
      <w:ins w:id="546" w:author="Author" w:date="2026-06-09T03:19:00Z">
        <w:r w:rsidRPr="00F13428">
          <w:t xml:space="preserve"> and</w:t>
        </w:r>
      </w:ins>
      <w:del w:id="547" w:author="Author" w:date="2026-06-09T03:19:00Z">
        <w:r w:rsidRPr="00F13428">
          <w:delText>,</w:delText>
        </w:r>
      </w:del>
      <w:r w:rsidRPr="00F13428">
        <w:t xml:space="preserve"> ensur</w:t>
      </w:r>
      <w:ins w:id="548" w:author="Author" w:date="2026-06-09T03:19:00Z">
        <w:r w:rsidRPr="00F13428">
          <w:t>es</w:t>
        </w:r>
      </w:ins>
      <w:del w:id="549" w:author="Author" w:date="2026-06-09T03:19:00Z">
        <w:r w:rsidRPr="00F13428">
          <w:delText>ing</w:delText>
        </w:r>
      </w:del>
      <w:r w:rsidRPr="00F13428">
        <w:t xml:space="preserve"> that any performance differences arise solely from the nature of the input data.</w:t>
      </w:r>
    </w:p>
    <w:p w14:paraId="42CDF818" w14:textId="77777777" w:rsidR="000F1EE3" w:rsidRPr="00F13428" w:rsidRDefault="000D0E48">
      <w:pPr>
        <w:pStyle w:val="ac"/>
        <w:spacing w:before="50"/>
        <w:ind w:left="600" w:hanging="300"/>
        <w:rPr>
          <w:highlight w:val="darkGray"/>
        </w:rPr>
      </w:pPr>
      <w:r w:rsidRPr="00F13428">
        <w:rPr>
          <w:highlight w:val="darkGray"/>
        </w:rPr>
        <w:t>•</w:t>
      </w:r>
      <w:r w:rsidRPr="00F13428">
        <w:rPr>
          <w:highlight w:val="darkGray"/>
        </w:rPr>
        <w:tab/>
      </w:r>
      <w:r w:rsidRPr="00F13428">
        <w:rPr>
          <w:b/>
          <w:bCs/>
          <w:highlight w:val="darkGray"/>
        </w:rPr>
        <w:t>A1</w:t>
      </w:r>
      <w:r w:rsidRPr="00F13428">
        <w:rPr>
          <w:highlight w:val="darkGray"/>
        </w:rPr>
        <w:t xml:space="preserve"> – Abstract only </w:t>
      </w:r>
    </w:p>
    <w:p w14:paraId="72B39BF0" w14:textId="77777777" w:rsidR="000F1EE3" w:rsidRPr="00F13428" w:rsidRDefault="000D0E48">
      <w:pPr>
        <w:pStyle w:val="ac"/>
        <w:spacing w:before="50"/>
        <w:ind w:left="600" w:hanging="300"/>
        <w:rPr>
          <w:highlight w:val="darkGray"/>
        </w:rPr>
      </w:pPr>
      <w:r w:rsidRPr="00F13428">
        <w:rPr>
          <w:highlight w:val="darkGray"/>
        </w:rPr>
        <w:t>•</w:t>
      </w:r>
      <w:r w:rsidRPr="00F13428">
        <w:rPr>
          <w:highlight w:val="darkGray"/>
        </w:rPr>
        <w:tab/>
      </w:r>
      <w:r w:rsidRPr="00F13428">
        <w:rPr>
          <w:b/>
          <w:bCs/>
          <w:highlight w:val="darkGray"/>
        </w:rPr>
        <w:t>A2</w:t>
      </w:r>
      <w:r w:rsidRPr="00F13428">
        <w:rPr>
          <w:highlight w:val="darkGray"/>
        </w:rPr>
        <w:t xml:space="preserve"> – Title + Abstract </w:t>
      </w:r>
    </w:p>
    <w:p w14:paraId="6F72439D" w14:textId="77777777" w:rsidR="000F1EE3" w:rsidRPr="00F13428" w:rsidRDefault="000D0E48">
      <w:pPr>
        <w:pStyle w:val="ac"/>
        <w:spacing w:before="50"/>
        <w:ind w:left="600" w:hanging="300"/>
        <w:rPr>
          <w:highlight w:val="darkGray"/>
        </w:rPr>
      </w:pPr>
      <w:r w:rsidRPr="00F13428">
        <w:rPr>
          <w:highlight w:val="darkGray"/>
        </w:rPr>
        <w:t>•</w:t>
      </w:r>
      <w:r w:rsidRPr="00F13428">
        <w:rPr>
          <w:highlight w:val="darkGray"/>
        </w:rPr>
        <w:tab/>
      </w:r>
      <w:r w:rsidRPr="00F13428">
        <w:rPr>
          <w:b/>
          <w:bCs/>
          <w:highlight w:val="darkGray"/>
        </w:rPr>
        <w:t>A3</w:t>
      </w:r>
      <w:r w:rsidRPr="00F13428">
        <w:rPr>
          <w:highlight w:val="darkGray"/>
        </w:rPr>
        <w:t xml:space="preserve"> – Abstract + MeSH </w:t>
      </w:r>
    </w:p>
    <w:p w14:paraId="0D98E0F0" w14:textId="77777777" w:rsidR="000F1EE3" w:rsidRPr="00F13428" w:rsidRDefault="000D0E48">
      <w:pPr>
        <w:pStyle w:val="ac"/>
        <w:spacing w:before="50"/>
        <w:ind w:left="600" w:hanging="300"/>
      </w:pPr>
      <w:r w:rsidRPr="00F13428">
        <w:rPr>
          <w:highlight w:val="darkGray"/>
        </w:rPr>
        <w:t>•</w:t>
      </w:r>
      <w:r w:rsidRPr="00F13428">
        <w:rPr>
          <w:highlight w:val="darkGray"/>
        </w:rPr>
        <w:tab/>
      </w:r>
      <w:r w:rsidRPr="00F13428">
        <w:rPr>
          <w:b/>
          <w:bCs/>
          <w:highlight w:val="darkGray"/>
        </w:rPr>
        <w:t>A4</w:t>
      </w:r>
      <w:r w:rsidRPr="00F13428">
        <w:rPr>
          <w:highlight w:val="darkGray"/>
        </w:rPr>
        <w:t xml:space="preserve"> – Title + Abstract + MeSH (Full input)</w:t>
      </w:r>
      <w:r w:rsidRPr="00F13428">
        <w:t xml:space="preserve"> </w:t>
      </w:r>
    </w:p>
    <w:p w14:paraId="3CFA1740" w14:textId="77777777" w:rsidR="000F1EE3" w:rsidRPr="00F13428" w:rsidRDefault="000D0E48">
      <w:pPr>
        <w:spacing w:before="60"/>
        <w:ind w:firstLine="300"/>
      </w:pPr>
      <w:r w:rsidRPr="00F13428">
        <w:t xml:space="preserve">These configurations are then compared to two reference models: </w:t>
      </w:r>
    </w:p>
    <w:p w14:paraId="7511EBFB" w14:textId="77777777" w:rsidR="000F1EE3" w:rsidRPr="00F13428" w:rsidRDefault="000D0E48">
      <w:pPr>
        <w:pStyle w:val="ac"/>
        <w:spacing w:before="50"/>
        <w:ind w:left="600" w:hanging="300"/>
      </w:pPr>
      <w:r w:rsidRPr="00F13428">
        <w:t>1.</w:t>
      </w:r>
      <w:r w:rsidRPr="00F13428">
        <w:tab/>
      </w:r>
      <w:r w:rsidRPr="00F13428">
        <w:rPr>
          <w:b/>
          <w:bCs/>
        </w:rPr>
        <w:t>Baseline:</w:t>
      </w:r>
      <w:r w:rsidRPr="00F13428">
        <w:t xml:space="preserve"> Using only the abstract as the input, </w:t>
      </w:r>
      <w:del w:id="550" w:author="Author" w:date="2026-06-09T03:19:00Z">
        <w:r w:rsidRPr="00F13428">
          <w:delText>model wi</w:delText>
        </w:r>
      </w:del>
      <w:r w:rsidRPr="00F13428">
        <w:t>th</w:t>
      </w:r>
      <w:ins w:id="551" w:author="Author" w:date="2026-06-09T03:19:00Z">
        <w:r w:rsidRPr="00F13428">
          <w:rPr>
            <w:rFonts w:eastAsia="游明朝"/>
          </w:rPr>
          <w:t>e</w:t>
        </w:r>
      </w:ins>
      <w:r w:rsidRPr="00F13428">
        <w:rPr>
          <w:rFonts w:eastAsia="游明朝"/>
        </w:rPr>
        <w:t xml:space="preserve"> all-MiniLM-L6-v2</w:t>
      </w:r>
      <w:ins w:id="552" w:author="Author" w:date="2026-06-09T03:19:00Z">
        <w:r w:rsidRPr="00F13428">
          <w:rPr>
            <w:rFonts w:eastAsia="游明朝"/>
          </w:rPr>
          <w:t xml:space="preserve"> model was used</w:t>
        </w:r>
      </w:ins>
      <w:r w:rsidRPr="00F13428">
        <w:rPr>
          <w:rFonts w:eastAsia="游明朝"/>
        </w:rPr>
        <w:t>, following pr</w:t>
      </w:r>
      <w:ins w:id="553" w:author="Author" w:date="2026-06-09T03:19:00Z">
        <w:r w:rsidRPr="00F13428">
          <w:rPr>
            <w:rFonts w:eastAsia="游明朝"/>
          </w:rPr>
          <w:t>ev</w:t>
        </w:r>
      </w:ins>
      <w:r w:rsidRPr="00F13428">
        <w:rPr>
          <w:rFonts w:eastAsia="游明朝"/>
        </w:rPr>
        <w:t>io</w:t>
      </w:r>
      <w:ins w:id="554" w:author="Author" w:date="2026-06-09T03:19:00Z">
        <w:r w:rsidRPr="00F13428">
          <w:t>us</w:t>
        </w:r>
      </w:ins>
      <w:del w:id="555" w:author="Author" w:date="2026-06-09T03:19:00Z">
        <w:r w:rsidRPr="00F13428">
          <w:delText>r</w:delText>
        </w:r>
      </w:del>
      <w:r w:rsidRPr="00F13428">
        <w:t xml:space="preserve"> studies. </w:t>
      </w:r>
    </w:p>
    <w:p w14:paraId="4B96E2FC" w14:textId="77777777" w:rsidR="000F1EE3" w:rsidRPr="00F13428" w:rsidRDefault="000D0E48">
      <w:pPr>
        <w:pStyle w:val="ac"/>
        <w:spacing w:before="50"/>
        <w:ind w:left="600" w:hanging="300"/>
      </w:pPr>
      <w:r w:rsidRPr="00F13428">
        <w:lastRenderedPageBreak/>
        <w:t>2.</w:t>
      </w:r>
      <w:r w:rsidRPr="00F13428">
        <w:tab/>
      </w:r>
      <w:r w:rsidRPr="00F13428">
        <w:rPr>
          <w:b/>
          <w:bCs/>
        </w:rPr>
        <w:t>Best dual-stream fusion model with the all-MiniLM-L6-v2 model:</w:t>
      </w:r>
      <w:r w:rsidRPr="00F13428">
        <w:t xml:space="preserve"> The highest-performing configuration from the α–β tuned dual-stream experiments. </w:t>
      </w:r>
    </w:p>
    <w:p w14:paraId="768EBF7A" w14:textId="18758CA3" w:rsidR="000F1EE3" w:rsidRPr="00F13428" w:rsidRDefault="000D0E48">
      <w:pPr>
        <w:spacing w:before="60"/>
        <w:ind w:firstLine="300"/>
      </w:pPr>
      <w:r w:rsidRPr="00F13428">
        <w:t>The A1 (Abstract only) configuration replicates the baseline setting</w:t>
      </w:r>
      <w:ins w:id="556" w:author="Author" w:date="2026-06-09T03:19:00Z">
        <w:r w:rsidRPr="00F13428">
          <w:rPr>
            <w:rFonts w:eastAsia="游明朝"/>
          </w:rPr>
          <w:t>s</w:t>
        </w:r>
      </w:ins>
      <w:r w:rsidRPr="00F13428">
        <w:rPr>
          <w:rFonts w:eastAsia="游明朝"/>
        </w:rPr>
        <w:t xml:space="preserve"> used in pr</w:t>
      </w:r>
      <w:ins w:id="557" w:author="Author" w:date="2026-06-09T03:19:00Z">
        <w:r w:rsidRPr="00F13428">
          <w:rPr>
            <w:rFonts w:eastAsia="游明朝"/>
          </w:rPr>
          <w:t>ev</w:t>
        </w:r>
      </w:ins>
      <w:r w:rsidRPr="00F13428">
        <w:rPr>
          <w:rFonts w:eastAsia="游明朝"/>
        </w:rPr>
        <w:t>io</w:t>
      </w:r>
      <w:ins w:id="558" w:author="Author" w:date="2026-06-09T03:19:00Z">
        <w:r w:rsidRPr="00F13428">
          <w:t>us</w:t>
        </w:r>
      </w:ins>
      <w:del w:id="559" w:author="Author" w:date="2026-06-09T03:19:00Z">
        <w:r w:rsidRPr="00F13428">
          <w:delText>r</w:delText>
        </w:r>
      </w:del>
      <w:r w:rsidRPr="00F13428">
        <w:t xml:space="preserve"> studies. </w:t>
      </w:r>
      <w:ins w:id="560" w:author="Author" w:date="2026-06-09T03:19:00Z">
        <w:r w:rsidRPr="00F13428">
          <w:t>To ensure</w:t>
        </w:r>
      </w:ins>
      <w:del w:id="561" w:author="Author" w:date="2026-06-09T03:19:00Z">
        <w:r w:rsidRPr="00F13428">
          <w:delText>For</w:delText>
        </w:r>
      </w:del>
      <w:r w:rsidRPr="00F13428">
        <w:t xml:space="preserve"> methodological rigor, we re</w:t>
      </w:r>
      <w:ins w:id="562" w:author="Author" w:date="2026-06-09T03:19:00Z">
        <w:r w:rsidRPr="00F13428">
          <w:rPr>
            <w:rFonts w:eastAsia="游明朝"/>
          </w:rPr>
          <w:t>-</w:t>
        </w:r>
      </w:ins>
      <w:r w:rsidRPr="00F13428">
        <w:rPr>
          <w:rFonts w:eastAsia="游明朝"/>
        </w:rPr>
        <w:t>ran this configuration independently using our device</w:t>
      </w:r>
      <w:r w:rsidRPr="00F13428">
        <w:t>s.</w:t>
      </w:r>
    </w:p>
    <w:p w14:paraId="5D5494AB" w14:textId="77777777" w:rsidR="000F1EE3" w:rsidRPr="00F13428" w:rsidRDefault="000D0E48">
      <w:pPr>
        <w:pStyle w:val="3"/>
        <w:widowControl/>
        <w:spacing w:before="120"/>
      </w:pPr>
      <w:r w:rsidRPr="00F13428">
        <w:t>4.3  Embedding Procedure</w:t>
      </w:r>
    </w:p>
    <w:p w14:paraId="10D84CF3" w14:textId="77777777" w:rsidR="000F1EE3" w:rsidRPr="00F13428" w:rsidRDefault="000D0E48">
      <w:pPr>
        <w:spacing w:before="60"/>
      </w:pPr>
      <w:r w:rsidRPr="00F13428">
        <w:t xml:space="preserve">For each configuration, the relevant text components </w:t>
      </w:r>
      <w:ins w:id="563" w:author="Author" w:date="2026-06-09T03:19:00Z">
        <w:r w:rsidRPr="00F13428">
          <w:t>we</w:t>
        </w:r>
      </w:ins>
      <w:del w:id="564" w:author="Author" w:date="2026-06-09T03:19:00Z">
        <w:r w:rsidRPr="00F13428">
          <w:delText>a</w:delText>
        </w:r>
      </w:del>
      <w:r w:rsidRPr="00F13428">
        <w:t xml:space="preserve">re concatenated into a single string, which </w:t>
      </w:r>
      <w:ins w:id="565" w:author="Author" w:date="2026-06-09T03:19:00Z">
        <w:r w:rsidRPr="00F13428">
          <w:t>wa</w:t>
        </w:r>
      </w:ins>
      <w:del w:id="566" w:author="Author" w:date="2026-06-09T03:19:00Z">
        <w:r w:rsidRPr="00F13428">
          <w:delText>i</w:delText>
        </w:r>
      </w:del>
      <w:r w:rsidRPr="00F13428">
        <w:t xml:space="preserve">s then passed through the all-MiniLM-L6-v2 encoder to produce </w:t>
      </w:r>
      <w:del w:id="567" w:author="Author" w:date="2026-06-09T03:19:00Z">
        <w:r w:rsidRPr="00F13428">
          <w:delText xml:space="preserve">the </w:delText>
        </w:r>
      </w:del>
      <w:r w:rsidRPr="00F13428">
        <w:t xml:space="preserve">document embedding. The resulting embeddings </w:t>
      </w:r>
      <w:ins w:id="568" w:author="Author" w:date="2026-06-09T03:19:00Z">
        <w:r w:rsidRPr="00F13428">
          <w:t>we</w:t>
        </w:r>
      </w:ins>
      <w:del w:id="569" w:author="Author" w:date="2026-06-09T03:19:00Z">
        <w:r w:rsidRPr="00F13428">
          <w:delText>a</w:delText>
        </w:r>
      </w:del>
      <w:r w:rsidRPr="00F13428">
        <w:t xml:space="preserve">re </w:t>
      </w:r>
      <w:ins w:id="570" w:author="Author" w:date="2026-06-09T03:19:00Z">
        <w:r w:rsidRPr="00F13428">
          <w:rPr>
            <w:rFonts w:eastAsia="游明朝"/>
          </w:rPr>
          <w:t xml:space="preserve">used </w:t>
        </w:r>
      </w:ins>
      <w:r w:rsidRPr="00F13428">
        <w:rPr>
          <w:rFonts w:eastAsia="游明朝"/>
        </w:rPr>
        <w:t>directly</w:t>
      </w:r>
      <w:del w:id="571" w:author="Author" w:date="2026-06-09T03:19:00Z">
        <w:r w:rsidRPr="00F13428">
          <w:delText xml:space="preserve"> used</w:delText>
        </w:r>
      </w:del>
      <w:r w:rsidRPr="00F13428">
        <w:t xml:space="preserve"> as inputs to the BERTopic pipeline (UMAP, HDBSCAN, </w:t>
      </w:r>
      <w:ins w:id="572" w:author="Author" w:date="2026-06-09T03:19:00Z">
        <w:r w:rsidRPr="00F13428">
          <w:rPr>
            <w:rFonts w:eastAsia="游明朝"/>
          </w:rPr>
          <w:t xml:space="preserve">and </w:t>
        </w:r>
      </w:ins>
      <w:r w:rsidRPr="00F13428">
        <w:rPr>
          <w:rFonts w:eastAsia="游明朝"/>
        </w:rPr>
        <w:t>c-TF-IDF)</w:t>
      </w:r>
      <w:del w:id="573" w:author="Author" w:date="2026-06-09T03:19:00Z">
        <w:r w:rsidRPr="00F13428">
          <w:delText>,</w:delText>
        </w:r>
      </w:del>
      <w:r w:rsidRPr="00F13428">
        <w:t xml:space="preserve"> without modification or fusion. This ensures alignment with </w:t>
      </w:r>
      <w:ins w:id="574" w:author="Author" w:date="2026-06-09T03:19:00Z">
        <w:r w:rsidRPr="00F13428">
          <w:rPr>
            <w:rFonts w:eastAsia="游明朝"/>
          </w:rPr>
          <w:t xml:space="preserve">the </w:t>
        </w:r>
      </w:ins>
      <w:r w:rsidRPr="00F13428">
        <w:rPr>
          <w:rFonts w:eastAsia="游明朝"/>
        </w:rPr>
        <w:t>baseline processing while avoiding the additional complexity of multistream fusion.</w:t>
      </w:r>
    </w:p>
    <w:p w14:paraId="550CBE2C" w14:textId="77777777" w:rsidR="000F1EE3" w:rsidRPr="00F13428" w:rsidRDefault="000D0E48">
      <w:pPr>
        <w:pStyle w:val="3"/>
        <w:widowControl/>
        <w:spacing w:before="120"/>
      </w:pPr>
      <w:r w:rsidRPr="00F13428">
        <w:t>4.4  Evaluation Metrics</w:t>
      </w:r>
    </w:p>
    <w:p w14:paraId="64E88B27" w14:textId="08FEBB24" w:rsidR="000F1EE3" w:rsidRPr="00F13428" w:rsidRDefault="000D0E48">
      <w:pPr>
        <w:spacing w:before="60"/>
      </w:pPr>
      <w:r w:rsidRPr="00F13428">
        <w:t xml:space="preserve">To assess </w:t>
      </w:r>
      <w:ins w:id="575" w:author="Author" w:date="2026-06-09T03:19:00Z">
        <w:r w:rsidRPr="00F13428">
          <w:rPr>
            <w:rFonts w:eastAsia="游明朝"/>
          </w:rPr>
          <w:t xml:space="preserve">the </w:t>
        </w:r>
      </w:ins>
      <w:r w:rsidRPr="00F13428">
        <w:rPr>
          <w:rFonts w:eastAsia="游明朝"/>
        </w:rPr>
        <w:t xml:space="preserve">topic modelling performance, we adopted two widely used evaluation metrics: </w:t>
      </w:r>
      <w:del w:id="576" w:author="Author" w:date="2026-06-12T03:58:00Z">
        <w:r w:rsidRPr="00F13428" w:rsidDel="004E208C">
          <w:rPr>
            <w:rFonts w:eastAsia="游明朝"/>
          </w:rPr>
          <w:delText>topic coherence (</w:delText>
        </w:r>
      </w:del>
      <w:r w:rsidRPr="00F13428">
        <w:rPr>
          <w:rFonts w:eastAsia="游明朝"/>
        </w:rPr>
        <w:t>TC</w:t>
      </w:r>
      <w:del w:id="577" w:author="Author" w:date="2026-06-12T03:58:00Z">
        <w:r w:rsidRPr="00F13428" w:rsidDel="004E208C">
          <w:rPr>
            <w:rFonts w:eastAsia="游明朝"/>
          </w:rPr>
          <w:delText>)</w:delText>
        </w:r>
      </w:del>
      <w:r w:rsidRPr="00F13428">
        <w:rPr>
          <w:rFonts w:eastAsia="游明朝"/>
        </w:rPr>
        <w:t xml:space="preserve"> and </w:t>
      </w:r>
      <w:del w:id="578" w:author="Author" w:date="2026-06-12T03:55:00Z">
        <w:r w:rsidRPr="00F13428" w:rsidDel="0076295E">
          <w:rPr>
            <w:rFonts w:eastAsia="游明朝"/>
          </w:rPr>
          <w:delText>topic diversity (</w:delText>
        </w:r>
      </w:del>
      <w:r w:rsidRPr="00F13428">
        <w:rPr>
          <w:rFonts w:eastAsia="游明朝"/>
        </w:rPr>
        <w:t>TD</w:t>
      </w:r>
      <w:del w:id="579" w:author="Author" w:date="2026-06-12T03:55:00Z">
        <w:r w:rsidRPr="00F13428" w:rsidDel="0076295E">
          <w:rPr>
            <w:rFonts w:eastAsia="游明朝"/>
          </w:rPr>
          <w:delText>)</w:delText>
        </w:r>
      </w:del>
      <w:r w:rsidRPr="00F13428">
        <w:rPr>
          <w:rFonts w:eastAsia="游明朝"/>
        </w:rPr>
        <w:t>. These metrics were selected to ensure consistency with the baseline study [</w:t>
      </w:r>
      <w:fldSimple w:instr="REF BIB_lezhnina_depression_2023 \* MERGEFORMAT ">
        <w:ins w:id="580" w:author="RONGLI LI" w:date="2026-06-15T18:41:00Z" w16du:dateUtc="2026-06-15T09:41:00Z">
          <w:r w:rsidRPr="000D0E48">
            <w:rPr>
              <w:rPrChange w:id="581" w:author="RONGLI LI" w:date="2026-06-15T18:41:00Z" w16du:dateUtc="2026-06-15T09:41:00Z">
                <w:rPr>
                  <w:highlight w:val="darkGray"/>
                </w:rPr>
              </w:rPrChange>
            </w:rPr>
            <w:t>18</w:t>
          </w:r>
        </w:ins>
        <w:del w:id="582" w:author="RONGLI LI" w:date="2026-06-15T18:41:00Z" w16du:dateUtc="2026-06-15T09:41:00Z">
          <w:r w:rsidR="000F1EE3" w:rsidRPr="00F13428" w:rsidDel="000D0E48">
            <w:delText>18</w:delText>
          </w:r>
        </w:del>
      </w:fldSimple>
      <w:r w:rsidRPr="00F13428">
        <w:t xml:space="preserve">], thereby enabling </w:t>
      </w:r>
      <w:ins w:id="583" w:author="Author" w:date="2026-06-09T03:19:00Z">
        <w:r w:rsidRPr="00F13428">
          <w:rPr>
            <w:rFonts w:eastAsia="游明朝"/>
          </w:rPr>
          <w:t xml:space="preserve">a </w:t>
        </w:r>
      </w:ins>
      <w:r w:rsidRPr="00F13428">
        <w:rPr>
          <w:rFonts w:eastAsia="游明朝"/>
        </w:rPr>
        <w:t xml:space="preserve">direct comparison of </w:t>
      </w:r>
      <w:ins w:id="584" w:author="Author" w:date="2026-06-09T03:19:00Z">
        <w:r w:rsidRPr="00F13428">
          <w:rPr>
            <w:rFonts w:eastAsia="游明朝"/>
          </w:rPr>
          <w:t xml:space="preserve">the </w:t>
        </w:r>
      </w:ins>
      <w:r w:rsidRPr="00F13428">
        <w:rPr>
          <w:rFonts w:eastAsia="游明朝"/>
        </w:rPr>
        <w:t>topic modelling results.</w:t>
      </w:r>
    </w:p>
    <w:p w14:paraId="482F49F5" w14:textId="77777777" w:rsidR="000F1EE3" w:rsidRPr="00F13428" w:rsidRDefault="000D0E48">
      <w:pPr>
        <w:pStyle w:val="4"/>
        <w:widowControl/>
        <w:spacing w:before="120"/>
      </w:pPr>
      <w:r w:rsidRPr="00F13428">
        <w:t>4.4.1  Topic Coherence (TC)</w:t>
      </w:r>
    </w:p>
    <w:p w14:paraId="59352055" w14:textId="19724CCA" w:rsidR="000F1EE3" w:rsidRPr="00F13428" w:rsidRDefault="000D0E48">
      <w:pPr>
        <w:spacing w:before="60"/>
      </w:pPr>
      <w:del w:id="585" w:author="Author" w:date="2026-06-12T03:58:00Z">
        <w:r w:rsidRPr="00F13428" w:rsidDel="004E208C">
          <w:delText>Topic coherence (</w:delText>
        </w:r>
      </w:del>
      <w:r w:rsidRPr="00F13428">
        <w:t>TC</w:t>
      </w:r>
      <w:del w:id="586" w:author="Author" w:date="2026-06-12T03:58:00Z">
        <w:r w:rsidRPr="00F13428" w:rsidDel="004E208C">
          <w:delText>)</w:delText>
        </w:r>
      </w:del>
      <w:r w:rsidRPr="00F13428">
        <w:t xml:space="preserve"> quantifies the semantic consistency of a topic by evaluating the degree of co-occurrence among its top-ranked terms. Specifically, we use normalized pointwise mutual information (NPMI) over a reference corpus to compute coherence scores</w:t>
      </w:r>
      <w:del w:id="587" w:author="Author" w:date="2026-06-09T03:19:00Z">
        <w:r w:rsidRPr="00F13428">
          <w:delText>,</w:delText>
        </w:r>
      </w:del>
      <w:r w:rsidRPr="00F13428">
        <w:t xml:space="preserve"> following standard methodologies in the literature [</w:t>
      </w:r>
      <w:fldSimple w:instr="REF BIB_mimno_optimizing_2011 \* MERGEFORMAT ">
        <w:ins w:id="588" w:author="RONGLI LI" w:date="2026-06-15T18:41:00Z" w16du:dateUtc="2026-06-15T09:41:00Z">
          <w:r w:rsidRPr="000D0E48">
            <w:rPr>
              <w:rPrChange w:id="589" w:author="RONGLI LI" w:date="2026-06-15T18:41:00Z" w16du:dateUtc="2026-06-15T09:41:00Z">
                <w:rPr>
                  <w:highlight w:val="darkGray"/>
                </w:rPr>
              </w:rPrChange>
            </w:rPr>
            <w:t>17</w:t>
          </w:r>
        </w:ins>
        <w:del w:id="590" w:author="RONGLI LI" w:date="2026-06-15T18:41:00Z" w16du:dateUtc="2026-06-15T09:41:00Z">
          <w:r w:rsidR="000F1EE3" w:rsidRPr="00F13428" w:rsidDel="000D0E48">
            <w:delText>17</w:delText>
          </w:r>
        </w:del>
      </w:fldSimple>
      <w:r w:rsidRPr="00F13428">
        <w:t xml:space="preserve">, </w:t>
      </w:r>
      <w:fldSimple w:instr="REF BIB_roder_exploring_2015 \* MERGEFORMAT ">
        <w:ins w:id="591" w:author="RONGLI LI" w:date="2026-06-15T18:41:00Z" w16du:dateUtc="2026-06-15T09:41:00Z">
          <w:r w:rsidRPr="000D0E48">
            <w:rPr>
              <w:rPrChange w:id="592" w:author="RONGLI LI" w:date="2026-06-15T18:41:00Z" w16du:dateUtc="2026-06-15T09:41:00Z">
                <w:rPr>
                  <w:highlight w:val="darkGray"/>
                </w:rPr>
              </w:rPrChange>
            </w:rPr>
            <w:t>20</w:t>
          </w:r>
        </w:ins>
        <w:del w:id="593" w:author="RONGLI LI" w:date="2026-06-15T18:41:00Z" w16du:dateUtc="2026-06-15T09:41:00Z">
          <w:r w:rsidR="000F1EE3" w:rsidRPr="00F13428" w:rsidDel="000D0E48">
            <w:delText>20</w:delText>
          </w:r>
        </w:del>
      </w:fldSimple>
      <w:r w:rsidRPr="00F13428">
        <w:t>].</w:t>
      </w:r>
    </w:p>
    <w:p w14:paraId="66263F08" w14:textId="77777777" w:rsidR="000F1EE3" w:rsidRPr="00F13428" w:rsidRDefault="000D0E48">
      <w:pPr>
        <w:pStyle w:val="equationNum"/>
        <w:tabs>
          <w:tab w:val="center" w:pos="3450"/>
          <w:tab w:val="right" w:pos="6900"/>
        </w:tabs>
      </w:pPr>
      <w:r w:rsidRPr="00F13428">
        <w:tab/>
      </w:r>
      <w:r w:rsidRPr="00F13428">
        <w:rPr>
          <w:highlight w:val="darkGray"/>
        </w:rPr>
        <w:fldChar w:fldCharType="begin"/>
      </w:r>
      <w:r w:rsidRPr="00F13428">
        <w:rPr>
          <w:highlight w:val="darkGray"/>
        </w:rPr>
        <w:instrText xml:space="preserve"> EQ </w:instrText>
      </w:r>
      <w:r w:rsidRPr="00F13428">
        <w:rPr>
          <w:i/>
          <w:iCs/>
          <w:highlight w:val="darkGray"/>
        </w:rPr>
        <w:instrText>TC</w:instrText>
      </w:r>
      <w:r w:rsidRPr="00F13428">
        <w:rPr>
          <w:highlight w:val="darkGray"/>
        </w:rPr>
        <w:instrText>= \F(2,</w:instrText>
      </w:r>
      <w:r w:rsidRPr="00F13428">
        <w:rPr>
          <w:i/>
          <w:iCs/>
          <w:highlight w:val="darkGray"/>
        </w:rPr>
        <w:instrText>N</w:instrText>
      </w:r>
      <w:r w:rsidRPr="00F13428">
        <w:rPr>
          <w:highlight w:val="darkGray"/>
        </w:rPr>
        <w:instrText>(</w:instrText>
      </w:r>
      <w:r w:rsidRPr="00F13428">
        <w:rPr>
          <w:i/>
          <w:iCs/>
          <w:highlight w:val="darkGray"/>
        </w:rPr>
        <w:instrText>N</w:instrText>
      </w:r>
      <w:r w:rsidRPr="00F13428">
        <w:rPr>
          <w:highlight w:val="darkGray"/>
        </w:rPr>
        <w:instrText>−</w:instrText>
      </w:r>
      <w:r w:rsidRPr="00F13428">
        <w:rPr>
          <w:highlight w:val="darkGray"/>
        </w:rPr>
        <w:instrText>1)) \i \su(</w:instrText>
      </w:r>
      <w:r w:rsidRPr="00F13428">
        <w:rPr>
          <w:i/>
          <w:iCs/>
          <w:highlight w:val="darkGray"/>
        </w:rPr>
        <w:instrText>i</w:instrText>
      </w:r>
      <w:r w:rsidRPr="00F13428">
        <w:rPr>
          <w:highlight w:val="darkGray"/>
        </w:rPr>
        <w:instrText>=1,</w:instrText>
      </w:r>
      <w:r w:rsidRPr="00F13428">
        <w:rPr>
          <w:i/>
          <w:iCs/>
          <w:highlight w:val="darkGray"/>
        </w:rPr>
        <w:instrText>N</w:instrText>
      </w:r>
      <w:r w:rsidRPr="00F13428">
        <w:rPr>
          <w:highlight w:val="darkGray"/>
        </w:rPr>
        <w:instrText>−</w:instrText>
      </w:r>
      <w:r w:rsidRPr="00F13428">
        <w:rPr>
          <w:highlight w:val="darkGray"/>
        </w:rPr>
        <w:instrText>1, ) \i \su(</w:instrText>
      </w:r>
      <w:r w:rsidRPr="00F13428">
        <w:rPr>
          <w:i/>
          <w:iCs/>
          <w:highlight w:val="darkGray"/>
        </w:rPr>
        <w:instrText>j</w:instrText>
      </w:r>
      <w:r w:rsidRPr="00F13428">
        <w:rPr>
          <w:highlight w:val="darkGray"/>
        </w:rPr>
        <w:instrText>=</w:instrText>
      </w:r>
      <w:r w:rsidRPr="00F13428">
        <w:rPr>
          <w:i/>
          <w:iCs/>
          <w:highlight w:val="darkGray"/>
        </w:rPr>
        <w:instrText>i</w:instrText>
      </w:r>
      <w:r w:rsidRPr="00F13428">
        <w:rPr>
          <w:highlight w:val="darkGray"/>
        </w:rPr>
        <w:instrText>+1,</w:instrText>
      </w:r>
      <w:r w:rsidRPr="00F13428">
        <w:rPr>
          <w:i/>
          <w:iCs/>
          <w:highlight w:val="darkGray"/>
        </w:rPr>
        <w:instrText>N</w:instrText>
      </w:r>
      <w:r w:rsidRPr="00F13428">
        <w:rPr>
          <w:highlight w:val="darkGray"/>
        </w:rPr>
        <w:instrText>, )</w:instrText>
      </w:r>
      <w:r w:rsidRPr="00F13428">
        <w:rPr>
          <w:i/>
          <w:iCs/>
          <w:highlight w:val="darkGray"/>
        </w:rPr>
        <w:instrText>NPMI</w:instrText>
      </w:r>
      <w:r w:rsidRPr="00F13428">
        <w:rPr>
          <w:highlight w:val="darkGray"/>
        </w:rPr>
        <w:instrText>(</w:instrText>
      </w:r>
      <w:r w:rsidRPr="00F13428">
        <w:rPr>
          <w:i/>
          <w:iCs/>
          <w:highlight w:val="darkGray"/>
        </w:rPr>
        <w:instrText>w</w:instrText>
      </w:r>
      <w:r w:rsidRPr="00F13428">
        <w:rPr>
          <w:highlight w:val="darkGray"/>
        </w:rPr>
        <w:instrText>\s\do5(</w:instrText>
      </w:r>
      <w:r w:rsidRPr="00F13428">
        <w:rPr>
          <w:i/>
          <w:iCs/>
          <w:sz w:val="16"/>
          <w:szCs w:val="16"/>
          <w:highlight w:val="darkGray"/>
        </w:rPr>
        <w:instrText>i</w:instrText>
      </w:r>
      <w:r w:rsidRPr="00F13428">
        <w:rPr>
          <w:highlight w:val="darkGray"/>
        </w:rPr>
        <w:instrText>)\,</w:instrText>
      </w:r>
      <w:r w:rsidRPr="00F13428">
        <w:rPr>
          <w:i/>
          <w:iCs/>
          <w:highlight w:val="darkGray"/>
        </w:rPr>
        <w:instrText>w</w:instrText>
      </w:r>
      <w:r w:rsidRPr="00F13428">
        <w:rPr>
          <w:highlight w:val="darkGray"/>
        </w:rPr>
        <w:instrText>\s\do5(</w:instrText>
      </w:r>
      <w:r w:rsidRPr="00F13428">
        <w:rPr>
          <w:i/>
          <w:iCs/>
          <w:sz w:val="16"/>
          <w:szCs w:val="16"/>
          <w:highlight w:val="darkGray"/>
        </w:rPr>
        <w:instrText>j</w:instrText>
      </w:r>
      <w:r w:rsidRPr="00F13428">
        <w:rPr>
          <w:highlight w:val="darkGray"/>
        </w:rPr>
        <w:instrText>))</w:instrText>
      </w:r>
      <w:r w:rsidRPr="00F13428">
        <w:rPr>
          <w:highlight w:val="darkGray"/>
        </w:rPr>
        <w:fldChar w:fldCharType="separate"/>
      </w:r>
      <w:r w:rsidRPr="00F13428">
        <w:rPr>
          <w:highlight w:val="darkGray"/>
        </w:rPr>
        <w:fldChar w:fldCharType="end"/>
      </w:r>
      <w:r w:rsidRPr="00F13428">
        <w:rPr>
          <w:highlight w:val="darkGray"/>
        </w:rPr>
        <w:tab/>
        <w:t>(</w:t>
      </w:r>
      <w:bookmarkStart w:id="594" w:name="BMeq_tc"/>
      <w:r w:rsidRPr="00F13428">
        <w:rPr>
          <w:highlight w:val="darkGray"/>
        </w:rPr>
        <w:t>3</w:t>
      </w:r>
      <w:bookmarkEnd w:id="594"/>
      <w:r w:rsidRPr="00F13428">
        <w:rPr>
          <w:highlight w:val="darkGray"/>
        </w:rPr>
        <w:t>)</w:t>
      </w:r>
    </w:p>
    <w:p w14:paraId="644D1429" w14:textId="77777777" w:rsidR="000F1EE3" w:rsidRPr="00F13428" w:rsidRDefault="000D0E48">
      <w:pPr>
        <w:ind w:firstLine="300"/>
      </w:pPr>
      <w:r w:rsidRPr="00F13428">
        <w:t xml:space="preserve">To aid interpretability, we provide the following definitions </w:t>
      </w:r>
      <w:ins w:id="595" w:author="Author" w:date="2026-06-09T03:19:00Z">
        <w:r w:rsidRPr="00F13428">
          <w:t>for</w:t>
        </w:r>
      </w:ins>
      <w:del w:id="596" w:author="Author" w:date="2026-06-09T03:19:00Z">
        <w:r w:rsidRPr="00F13428">
          <w:delText>of</w:delText>
        </w:r>
      </w:del>
      <w:r w:rsidRPr="00F13428">
        <w:t xml:space="preserve"> each variable in the evaluation metrics.</w:t>
      </w:r>
    </w:p>
    <w:p w14:paraId="7C0B4534" w14:textId="2310369F" w:rsidR="000F1EE3" w:rsidRPr="00F13428" w:rsidRDefault="000D0E48">
      <w:pPr>
        <w:ind w:firstLine="300"/>
      </w:pPr>
      <w:r w:rsidRPr="00F13428">
        <w:t>In Equation (</w:t>
      </w:r>
      <w:fldSimple w:instr="REF BMeq_tc \* MERGEFORMAT ">
        <w:ins w:id="597" w:author="RONGLI LI" w:date="2026-06-15T18:41:00Z" w16du:dateUtc="2026-06-15T09:41:00Z">
          <w:r w:rsidRPr="000D0E48">
            <w:rPr>
              <w:rPrChange w:id="598" w:author="RONGLI LI" w:date="2026-06-15T18:41:00Z" w16du:dateUtc="2026-06-15T09:41:00Z">
                <w:rPr>
                  <w:highlight w:val="darkGray"/>
                </w:rPr>
              </w:rPrChange>
            </w:rPr>
            <w:t>3</w:t>
          </w:r>
        </w:ins>
        <w:del w:id="599" w:author="RONGLI LI" w:date="2026-06-15T18:41:00Z" w16du:dateUtc="2026-06-15T09:41:00Z">
          <w:r w:rsidR="000F1EE3" w:rsidRPr="00F13428" w:rsidDel="000D0E48">
            <w:delText>3</w:delText>
          </w:r>
        </w:del>
      </w:fldSimple>
      <w:r w:rsidRPr="00F13428">
        <w:t xml:space="preserve">), the </w:t>
      </w:r>
      <w:del w:id="600" w:author="Author" w:date="2026-06-12T03:58:00Z">
        <w:r w:rsidRPr="00F13428" w:rsidDel="004E208C">
          <w:delText>topic coherence (</w:delText>
        </w:r>
      </w:del>
      <w:r w:rsidRPr="00F13428">
        <w:t>TC</w:t>
      </w:r>
      <w:del w:id="601" w:author="Author" w:date="2026-06-12T03:58:00Z">
        <w:r w:rsidRPr="00F13428" w:rsidDel="004E208C">
          <w:delText>)</w:delText>
        </w:r>
      </w:del>
      <w:r w:rsidRPr="00F13428">
        <w:t xml:space="preserve"> score quantifies the semantic consistency among the top-ranked keywords </w:t>
      </w:r>
      <w:ins w:id="602" w:author="Author" w:date="2026-06-09T03:19:00Z">
        <w:r w:rsidRPr="00F13428">
          <w:t>for</w:t>
        </w:r>
      </w:ins>
      <w:del w:id="603" w:author="Author" w:date="2026-06-09T03:19:00Z">
        <w:r w:rsidRPr="00F13428">
          <w:delText>of</w:delText>
        </w:r>
      </w:del>
      <w:r w:rsidRPr="00F13428">
        <w:t xml:space="preserve"> a given topic. Specifically:</w:t>
      </w:r>
    </w:p>
    <w:p w14:paraId="576AD3B3" w14:textId="21997466" w:rsidR="000F1EE3" w:rsidRPr="00F13428" w:rsidRDefault="000D0E48">
      <w:pPr>
        <w:pStyle w:val="ac"/>
        <w:spacing w:before="50"/>
        <w:ind w:left="600" w:hanging="300"/>
      </w:pPr>
      <w:r w:rsidRPr="00F13428">
        <w:t>•</w:t>
      </w:r>
      <w:r w:rsidRPr="00F13428">
        <w:tab/>
        <w:t xml:space="preserve">where </w:t>
      </w:r>
      <w:r w:rsidRPr="00F13428">
        <w:rPr>
          <w:i/>
          <w:iCs/>
        </w:rPr>
        <w:t>N</w:t>
      </w:r>
      <w:r w:rsidRPr="00F13428">
        <w:t xml:space="preserve"> denotes the number of top terms considered per topic (</w:t>
      </w:r>
      <w:ins w:id="604" w:author="Author" w:date="2026-06-15T11:34:00Z" w16du:dateUtc="2026-06-15T06:04:00Z">
        <w:r w:rsidR="006D4369">
          <w:t>for example</w:t>
        </w:r>
      </w:ins>
      <w:del w:id="605" w:author="Author" w:date="2026-06-15T11:34:00Z" w16du:dateUtc="2026-06-15T06:04:00Z">
        <w:r w:rsidRPr="00F13428" w:rsidDel="006D4369">
          <w:delText>e.g.</w:delText>
        </w:r>
      </w:del>
      <w:r w:rsidRPr="00F13428">
        <w:t xml:space="preserve">, </w:t>
      </w:r>
      <w:r w:rsidRPr="00F13428">
        <w:rPr>
          <w:i/>
          <w:iCs/>
        </w:rPr>
        <w:t>N</w:t>
      </w:r>
      <w:ins w:id="606" w:author="Author" w:date="2026-06-11T10:51:00Z">
        <w:r w:rsidR="00F9358F">
          <w:rPr>
            <w:i/>
            <w:iCs/>
          </w:rPr>
          <w:t xml:space="preserve"> </w:t>
        </w:r>
      </w:ins>
      <w:r w:rsidRPr="00F13428">
        <w:t>=</w:t>
      </w:r>
      <w:ins w:id="607" w:author="Author" w:date="2026-06-11T10:51:00Z">
        <w:r w:rsidR="00F9358F">
          <w:t xml:space="preserve"> </w:t>
        </w:r>
      </w:ins>
      <w:r w:rsidRPr="00F13428">
        <w:t>10).</w:t>
      </w:r>
    </w:p>
    <w:p w14:paraId="384864F3" w14:textId="77777777" w:rsidR="000F1EE3" w:rsidRPr="00F13428" w:rsidRDefault="000D0E48">
      <w:pPr>
        <w:pStyle w:val="ac"/>
        <w:spacing w:before="50"/>
        <w:ind w:left="600" w:hanging="300"/>
      </w:pPr>
      <w:r w:rsidRPr="00F13428">
        <w:t>•</w:t>
      </w:r>
      <w:r w:rsidRPr="00F13428">
        <w:tab/>
        <w:t xml:space="preserve">where </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i</w:instrText>
      </w:r>
      <w:r w:rsidRPr="00F13428">
        <w:instrText>)</w:instrText>
      </w:r>
      <w:r w:rsidRPr="00F13428">
        <w:fldChar w:fldCharType="separate"/>
      </w:r>
      <w:r w:rsidRPr="00F13428">
        <w:fldChar w:fldCharType="end"/>
      </w:r>
      <w:r w:rsidRPr="00F13428">
        <w:t xml:space="preserve"> and </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j</w:instrText>
      </w:r>
      <w:r w:rsidRPr="00F13428">
        <w:instrText>)</w:instrText>
      </w:r>
      <w:r w:rsidRPr="00F13428">
        <w:fldChar w:fldCharType="separate"/>
      </w:r>
      <w:r w:rsidRPr="00F13428">
        <w:fldChar w:fldCharType="end"/>
      </w:r>
      <w:r w:rsidRPr="00F13428">
        <w:t xml:space="preserve"> are the </w:t>
      </w:r>
      <w:r w:rsidRPr="00F13428">
        <w:fldChar w:fldCharType="begin"/>
      </w:r>
      <w:r w:rsidRPr="00F13428">
        <w:instrText xml:space="preserve"> EQ </w:instrText>
      </w:r>
      <w:r w:rsidRPr="00F13428">
        <w:rPr>
          <w:i/>
          <w:iCs/>
        </w:rPr>
        <w:instrText>i</w:instrText>
      </w:r>
      <w:r w:rsidRPr="00F13428">
        <w:instrText>\s\up5(</w:instrText>
      </w:r>
      <w:r w:rsidRPr="00F13428">
        <w:rPr>
          <w:i/>
          <w:iCs/>
          <w:sz w:val="16"/>
          <w:szCs w:val="16"/>
        </w:rPr>
        <w:instrText>th</w:instrText>
      </w:r>
      <w:r w:rsidRPr="00F13428">
        <w:instrText>)</w:instrText>
      </w:r>
      <w:r w:rsidRPr="00F13428">
        <w:fldChar w:fldCharType="separate"/>
      </w:r>
      <w:r w:rsidRPr="00F13428">
        <w:fldChar w:fldCharType="end"/>
      </w:r>
      <w:r w:rsidRPr="00F13428">
        <w:t xml:space="preserve"> and </w:t>
      </w:r>
      <w:r w:rsidRPr="00F13428">
        <w:fldChar w:fldCharType="begin"/>
      </w:r>
      <w:r w:rsidRPr="00F13428">
        <w:instrText xml:space="preserve"> EQ </w:instrText>
      </w:r>
      <w:r w:rsidRPr="00F13428">
        <w:rPr>
          <w:i/>
          <w:iCs/>
        </w:rPr>
        <w:instrText>j</w:instrText>
      </w:r>
      <w:r w:rsidRPr="00F13428">
        <w:instrText>\s\up5(</w:instrText>
      </w:r>
      <w:r w:rsidRPr="00F13428">
        <w:rPr>
          <w:i/>
          <w:iCs/>
          <w:sz w:val="16"/>
          <w:szCs w:val="16"/>
        </w:rPr>
        <w:instrText>th</w:instrText>
      </w:r>
      <w:r w:rsidRPr="00F13428">
        <w:instrText>)</w:instrText>
      </w:r>
      <w:r w:rsidRPr="00F13428">
        <w:fldChar w:fldCharType="separate"/>
      </w:r>
      <w:r w:rsidRPr="00F13428">
        <w:fldChar w:fldCharType="end"/>
      </w:r>
      <w:r w:rsidRPr="00F13428">
        <w:t xml:space="preserve"> words among the top </w:t>
      </w:r>
      <w:r w:rsidRPr="00F13428">
        <w:rPr>
          <w:i/>
          <w:iCs/>
        </w:rPr>
        <w:t>N</w:t>
      </w:r>
      <w:r w:rsidRPr="00F13428">
        <w:t xml:space="preserve"> words</w:t>
      </w:r>
      <w:ins w:id="608" w:author="Author" w:date="2026-06-09T03:19:00Z">
        <w:r w:rsidRPr="00F13428">
          <w:rPr>
            <w:rFonts w:eastAsia="游明朝"/>
          </w:rPr>
          <w:t>, respectively</w:t>
        </w:r>
      </w:ins>
      <w:r w:rsidRPr="00F13428">
        <w:rPr>
          <w:rFonts w:eastAsia="游明朝"/>
        </w:rPr>
        <w:t>.</w:t>
      </w:r>
    </w:p>
    <w:p w14:paraId="4C559FD5" w14:textId="4B853AC5" w:rsidR="000F1EE3" w:rsidRPr="00F13428" w:rsidRDefault="000D0E48">
      <w:pPr>
        <w:pStyle w:val="ac"/>
        <w:spacing w:before="50"/>
        <w:ind w:left="600" w:hanging="300"/>
      </w:pPr>
      <w:r w:rsidRPr="00F13428">
        <w:t>•</w:t>
      </w:r>
      <w:r w:rsidRPr="00F13428">
        <w:tab/>
        <w:t>where NPMI</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i</w:instrText>
      </w:r>
      <w:r w:rsidRPr="00F13428">
        <w:instrText>)\,</w:instrText>
      </w:r>
      <w:r w:rsidRPr="00F13428">
        <w:rPr>
          <w:i/>
          <w:iCs/>
        </w:rPr>
        <w:instrText>w</w:instrText>
      </w:r>
      <w:r w:rsidRPr="00F13428">
        <w:instrText>\s\do5(</w:instrText>
      </w:r>
      <w:r w:rsidRPr="00F13428">
        <w:rPr>
          <w:i/>
          <w:iCs/>
          <w:sz w:val="16"/>
          <w:szCs w:val="16"/>
        </w:rPr>
        <w:instrText>j</w:instrText>
      </w:r>
      <w:r w:rsidRPr="00F13428">
        <w:instrText>))</w:instrText>
      </w:r>
      <w:r w:rsidRPr="00F13428">
        <w:fldChar w:fldCharType="separate"/>
      </w:r>
      <w:r w:rsidRPr="00F13428">
        <w:fldChar w:fldCharType="end"/>
      </w:r>
      <w:r w:rsidRPr="00F13428">
        <w:t xml:space="preserve"> is the normalized pointwise mutual information between words </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i</w:instrText>
      </w:r>
      <w:r w:rsidRPr="00F13428">
        <w:instrText>)</w:instrText>
      </w:r>
      <w:r w:rsidRPr="00F13428">
        <w:fldChar w:fldCharType="separate"/>
      </w:r>
      <w:r w:rsidRPr="00F13428">
        <w:fldChar w:fldCharType="end"/>
      </w:r>
      <w:r w:rsidRPr="00F13428">
        <w:t xml:space="preserve"> and </w:t>
      </w:r>
      <w:r w:rsidRPr="00F13428">
        <w:fldChar w:fldCharType="begin"/>
      </w:r>
      <w:r w:rsidRPr="00F13428">
        <w:instrText xml:space="preserve"> EQ </w:instrText>
      </w:r>
      <w:r w:rsidRPr="00F13428">
        <w:rPr>
          <w:i/>
          <w:iCs/>
        </w:rPr>
        <w:instrText>w</w:instrText>
      </w:r>
      <w:r w:rsidRPr="00F13428">
        <w:instrText>\s\do5(</w:instrText>
      </w:r>
      <w:r w:rsidRPr="00F13428">
        <w:rPr>
          <w:i/>
          <w:iCs/>
          <w:sz w:val="16"/>
          <w:szCs w:val="16"/>
        </w:rPr>
        <w:instrText>j</w:instrText>
      </w:r>
      <w:r w:rsidRPr="00F13428">
        <w:instrText>)</w:instrText>
      </w:r>
      <w:r w:rsidRPr="00F13428">
        <w:fldChar w:fldCharType="separate"/>
      </w:r>
      <w:r w:rsidRPr="00F13428">
        <w:fldChar w:fldCharType="end"/>
      </w:r>
      <w:r w:rsidRPr="00F13428">
        <w:t>, computed over a reference corpus (</w:t>
      </w:r>
      <w:ins w:id="609" w:author="Author" w:date="2026-06-15T11:34:00Z" w16du:dateUtc="2026-06-15T06:04:00Z">
        <w:r w:rsidR="006D4369">
          <w:t>for example</w:t>
        </w:r>
      </w:ins>
      <w:del w:id="610" w:author="Author" w:date="2026-06-15T11:34:00Z" w16du:dateUtc="2026-06-15T06:04:00Z">
        <w:r w:rsidRPr="00F13428" w:rsidDel="006D4369">
          <w:delText>e.g.</w:delText>
        </w:r>
      </w:del>
      <w:r w:rsidRPr="00F13428">
        <w:t xml:space="preserve">, PubMed abstracts). </w:t>
      </w:r>
    </w:p>
    <w:p w14:paraId="0BE19B41" w14:textId="587160A1" w:rsidR="000F1EE3" w:rsidRPr="00F13428" w:rsidRDefault="000D0E48">
      <w:pPr>
        <w:spacing w:before="60"/>
        <w:ind w:firstLine="300"/>
      </w:pPr>
      <w:r w:rsidRPr="00F13428">
        <w:lastRenderedPageBreak/>
        <w:t>Equation (</w:t>
      </w:r>
      <w:fldSimple w:instr="REF BMeq_tc \* MERGEFORMAT ">
        <w:ins w:id="611" w:author="RONGLI LI" w:date="2026-06-15T18:41:00Z" w16du:dateUtc="2026-06-15T09:41:00Z">
          <w:r w:rsidRPr="000D0E48">
            <w:rPr>
              <w:rPrChange w:id="612" w:author="RONGLI LI" w:date="2026-06-15T18:41:00Z" w16du:dateUtc="2026-06-15T09:41:00Z">
                <w:rPr>
                  <w:highlight w:val="darkGray"/>
                </w:rPr>
              </w:rPrChange>
            </w:rPr>
            <w:t>3</w:t>
          </w:r>
        </w:ins>
        <w:del w:id="613" w:author="RONGLI LI" w:date="2026-06-15T18:41:00Z" w16du:dateUtc="2026-06-15T09:41:00Z">
          <w:r w:rsidR="000F1EE3" w:rsidRPr="00F13428" w:rsidDel="000D0E48">
            <w:delText>3</w:delText>
          </w:r>
        </w:del>
      </w:fldSimple>
      <w:r w:rsidRPr="00F13428">
        <w:t>) averages the pairwise NPMI scores across all unique word pairs in a topic, yielding a coherence score in the range [−1,</w:t>
      </w:r>
      <w:ins w:id="614" w:author="Author" w:date="2026-06-12T21:31:00Z">
        <w:r w:rsidR="00B87D45">
          <w:t xml:space="preserve"> </w:t>
        </w:r>
      </w:ins>
      <w:r w:rsidRPr="00F13428">
        <w:t>1], where higher values indicate stronger semantic associations and better topic consistency.</w:t>
      </w:r>
    </w:p>
    <w:p w14:paraId="690DBD2A" w14:textId="77777777" w:rsidR="000F1EE3" w:rsidRPr="00F13428" w:rsidRDefault="000D0E48">
      <w:pPr>
        <w:pStyle w:val="4"/>
        <w:widowControl/>
        <w:spacing w:before="120"/>
      </w:pPr>
      <w:r w:rsidRPr="00F13428">
        <w:t>4.4.2  Topic Diversity (TD)</w:t>
      </w:r>
    </w:p>
    <w:p w14:paraId="4F1EE912" w14:textId="38FB84FF" w:rsidR="000F1EE3" w:rsidRPr="00F13428" w:rsidRDefault="000D0E48">
      <w:pPr>
        <w:spacing w:before="60"/>
      </w:pPr>
      <w:del w:id="615" w:author="Author" w:date="2026-06-12T03:55:00Z">
        <w:r w:rsidRPr="00F13428" w:rsidDel="0076295E">
          <w:delText>Topic diversity (</w:delText>
        </w:r>
      </w:del>
      <w:r w:rsidRPr="00F13428">
        <w:t>TD</w:t>
      </w:r>
      <w:del w:id="616" w:author="Author" w:date="2026-06-12T03:55:00Z">
        <w:r w:rsidRPr="00F13428" w:rsidDel="0076295E">
          <w:delText>)</w:delText>
        </w:r>
      </w:del>
      <w:r w:rsidRPr="00F13428">
        <w:t xml:space="preserve"> assesses the distinctiveness between topics by computing the proportion of </w:t>
      </w:r>
      <w:ins w:id="617" w:author="Author" w:date="2026-06-09T03:19:00Z">
        <w:r w:rsidRPr="00F13428">
          <w:rPr>
            <w:rFonts w:eastAsia="游明朝"/>
          </w:rPr>
          <w:t xml:space="preserve">the </w:t>
        </w:r>
      </w:ins>
      <w:r w:rsidRPr="00F13428">
        <w:rPr>
          <w:rFonts w:eastAsia="游明朝"/>
        </w:rPr>
        <w:t>unique top</w:t>
      </w:r>
      <w:ins w:id="618" w:author="Author" w:date="2026-06-09T03:19:00Z">
        <w:r w:rsidRPr="00F13428">
          <w:t xml:space="preserve"> </w:t>
        </w:r>
      </w:ins>
      <w:del w:id="619" w:author="Author" w:date="2026-06-09T03:19:00Z">
        <w:r w:rsidRPr="00F13428">
          <w:delText>-</w:delText>
        </w:r>
      </w:del>
      <w:r w:rsidRPr="00F13428">
        <w:t>n words across all topics. Higher TD values indicate</w:t>
      </w:r>
      <w:r w:rsidRPr="00F13428">
        <w:rPr>
          <w:rFonts w:eastAsia="游明朝"/>
        </w:rPr>
        <w:t xml:space="preserve"> greater thematic breadth and reduced redundancy. This metric has been adopted in </w:t>
      </w:r>
      <w:del w:id="620" w:author="Author" w:date="2026-06-09T03:19:00Z">
        <w:r w:rsidRPr="00F13428">
          <w:delText xml:space="preserve">the </w:delText>
        </w:r>
      </w:del>
      <w:r w:rsidRPr="00F13428">
        <w:t xml:space="preserve">neural topic modelling literature as a complementary measure </w:t>
      </w:r>
      <w:ins w:id="621" w:author="Author" w:date="2026-06-09T03:19:00Z">
        <w:r w:rsidRPr="00F13428">
          <w:t>of</w:t>
        </w:r>
      </w:ins>
      <w:del w:id="622" w:author="Author" w:date="2026-06-09T03:19:00Z">
        <w:r w:rsidRPr="00F13428">
          <w:delText>to</w:delText>
        </w:r>
      </w:del>
      <w:r w:rsidRPr="00F13428">
        <w:t xml:space="preserve"> coherence [</w:t>
      </w:r>
      <w:fldSimple w:instr="REF BIB_dieng_topic_2020 \* MERGEFORMAT ">
        <w:ins w:id="623" w:author="RONGLI LI" w:date="2026-06-15T18:41:00Z" w16du:dateUtc="2026-06-15T09:41:00Z">
          <w:r w:rsidRPr="000D0E48">
            <w:rPr>
              <w:rPrChange w:id="624" w:author="RONGLI LI" w:date="2026-06-15T18:41:00Z" w16du:dateUtc="2026-06-15T09:41:00Z">
                <w:rPr>
                  <w:highlight w:val="darkGray"/>
                </w:rPr>
              </w:rPrChange>
            </w:rPr>
            <w:t>8</w:t>
          </w:r>
        </w:ins>
        <w:del w:id="625" w:author="RONGLI LI" w:date="2026-06-15T18:41:00Z" w16du:dateUtc="2026-06-15T09:41:00Z">
          <w:r w:rsidR="000F1EE3" w:rsidRPr="00F13428" w:rsidDel="000D0E48">
            <w:delText>8</w:delText>
          </w:r>
        </w:del>
      </w:fldSimple>
      <w:r w:rsidRPr="00F13428">
        <w:t>].</w:t>
      </w:r>
    </w:p>
    <w:p w14:paraId="6FE03832" w14:textId="77777777" w:rsidR="000F1EE3" w:rsidRPr="00F13428" w:rsidRDefault="000D0E48">
      <w:pPr>
        <w:pStyle w:val="equationNum"/>
        <w:tabs>
          <w:tab w:val="center" w:pos="3450"/>
          <w:tab w:val="right" w:pos="6900"/>
        </w:tabs>
      </w:pPr>
      <w:r w:rsidRPr="00F13428">
        <w:tab/>
      </w:r>
      <w:r w:rsidRPr="00F13428">
        <w:rPr>
          <w:highlight w:val="darkGray"/>
        </w:rPr>
        <w:fldChar w:fldCharType="begin"/>
      </w:r>
      <w:r w:rsidRPr="00F13428">
        <w:rPr>
          <w:highlight w:val="darkGray"/>
        </w:rPr>
        <w:instrText xml:space="preserve"> EQ </w:instrText>
      </w:r>
      <w:r w:rsidRPr="00F13428">
        <w:rPr>
          <w:i/>
          <w:iCs/>
          <w:highlight w:val="darkGray"/>
        </w:rPr>
        <w:instrText>TD</w:instrText>
      </w:r>
      <w:r w:rsidRPr="00F13428">
        <w:rPr>
          <w:highlight w:val="darkGray"/>
        </w:rPr>
        <w:instrText>= \F( \b \lc\|\rc\| (</w:instrText>
      </w:r>
      <w:r w:rsidRPr="00F13428">
        <w:rPr>
          <w:rFonts w:ascii="Cambria Math" w:hAnsi="Cambria Math" w:cs="Cambria Math"/>
          <w:highlight w:val="darkGray"/>
        </w:rPr>
        <w:instrText>⋂</w:instrText>
      </w:r>
      <w:r w:rsidRPr="00F13428">
        <w:rPr>
          <w:highlight w:val="darkGray"/>
        </w:rPr>
        <w:instrText>\s\up(</w:instrText>
      </w:r>
      <w:r w:rsidRPr="00F13428">
        <w:rPr>
          <w:i/>
          <w:iCs/>
          <w:sz w:val="16"/>
          <w:szCs w:val="16"/>
          <w:highlight w:val="darkGray"/>
        </w:rPr>
        <w:instrText>K</w:instrText>
      </w:r>
      <w:r w:rsidRPr="00F13428">
        <w:rPr>
          <w:sz w:val="16"/>
          <w:szCs w:val="16"/>
          <w:highlight w:val="darkGray"/>
        </w:rPr>
        <w:instrText>,</w:instrText>
      </w:r>
      <w:r w:rsidRPr="00F13428">
        <w:rPr>
          <w:i/>
          <w:iCs/>
          <w:sz w:val="16"/>
          <w:szCs w:val="16"/>
          <w:highlight w:val="darkGray"/>
        </w:rPr>
        <w:instrText>k</w:instrText>
      </w:r>
      <w:r w:rsidRPr="00F13428">
        <w:rPr>
          <w:sz w:val="16"/>
          <w:szCs w:val="16"/>
          <w:highlight w:val="darkGray"/>
        </w:rPr>
        <w:instrText>=1</w:instrText>
      </w:r>
      <w:r w:rsidRPr="00F13428">
        <w:rPr>
          <w:highlight w:val="darkGray"/>
        </w:rPr>
        <w:instrText>)</w:instrText>
      </w:r>
      <w:r w:rsidRPr="00F13428">
        <w:rPr>
          <w:i/>
          <w:iCs/>
          <w:highlight w:val="darkGray"/>
        </w:rPr>
        <w:instrText>Top</w:instrText>
      </w:r>
      <w:r w:rsidRPr="00F13428">
        <w:rPr>
          <w:highlight w:val="darkGray"/>
        </w:rPr>
        <w:instrText>\s\do5(</w:instrText>
      </w:r>
      <w:r w:rsidRPr="00F13428">
        <w:rPr>
          <w:i/>
          <w:iCs/>
          <w:sz w:val="16"/>
          <w:szCs w:val="16"/>
          <w:highlight w:val="darkGray"/>
        </w:rPr>
        <w:instrText>N</w:instrText>
      </w:r>
      <w:r w:rsidRPr="00F13428">
        <w:rPr>
          <w:highlight w:val="darkGray"/>
        </w:rPr>
        <w:instrText>)(</w:instrText>
      </w:r>
      <w:r w:rsidRPr="00F13428">
        <w:rPr>
          <w:i/>
          <w:iCs/>
          <w:highlight w:val="darkGray"/>
        </w:rPr>
        <w:instrText>Topic</w:instrText>
      </w:r>
      <w:r w:rsidRPr="00F13428">
        <w:rPr>
          <w:highlight w:val="darkGray"/>
        </w:rPr>
        <w:instrText>\s\do5(</w:instrText>
      </w:r>
      <w:r w:rsidRPr="00F13428">
        <w:rPr>
          <w:i/>
          <w:iCs/>
          <w:sz w:val="16"/>
          <w:szCs w:val="16"/>
          <w:highlight w:val="darkGray"/>
        </w:rPr>
        <w:instrText>k</w:instrText>
      </w:r>
      <w:r w:rsidRPr="00F13428">
        <w:rPr>
          <w:highlight w:val="darkGray"/>
        </w:rPr>
        <w:instrText>))),</w:instrText>
      </w:r>
      <w:r w:rsidRPr="00F13428">
        <w:rPr>
          <w:i/>
          <w:iCs/>
          <w:highlight w:val="darkGray"/>
        </w:rPr>
        <w:instrText>K</w:instrText>
      </w:r>
      <w:r w:rsidRPr="00F13428">
        <w:rPr>
          <w:highlight w:val="darkGray"/>
        </w:rPr>
        <w:instrText>×</w:instrText>
      </w:r>
      <w:r w:rsidRPr="00F13428">
        <w:rPr>
          <w:i/>
          <w:iCs/>
          <w:highlight w:val="darkGray"/>
        </w:rPr>
        <w:instrText>N</w:instrText>
      </w:r>
      <w:r w:rsidRPr="00F13428">
        <w:rPr>
          <w:highlight w:val="darkGray"/>
        </w:rPr>
        <w:instrText>)</w:instrText>
      </w:r>
      <w:r w:rsidRPr="00F13428">
        <w:rPr>
          <w:highlight w:val="darkGray"/>
        </w:rPr>
        <w:fldChar w:fldCharType="separate"/>
      </w:r>
      <w:r w:rsidRPr="00F13428">
        <w:rPr>
          <w:highlight w:val="darkGray"/>
        </w:rPr>
        <w:fldChar w:fldCharType="end"/>
      </w:r>
      <w:r w:rsidRPr="00F13428">
        <w:rPr>
          <w:highlight w:val="darkGray"/>
        </w:rPr>
        <w:tab/>
        <w:t>(</w:t>
      </w:r>
      <w:bookmarkStart w:id="626" w:name="BMeq_td"/>
      <w:r w:rsidRPr="00F13428">
        <w:rPr>
          <w:highlight w:val="darkGray"/>
        </w:rPr>
        <w:t>4</w:t>
      </w:r>
      <w:bookmarkEnd w:id="626"/>
      <w:r w:rsidRPr="00F13428">
        <w:rPr>
          <w:highlight w:val="darkGray"/>
        </w:rPr>
        <w:t>)</w:t>
      </w:r>
    </w:p>
    <w:p w14:paraId="07D8BC25" w14:textId="73717678" w:rsidR="000F1EE3" w:rsidRPr="00F13428" w:rsidRDefault="000D0E48">
      <w:pPr>
        <w:ind w:firstLine="300"/>
      </w:pPr>
      <w:r w:rsidRPr="00F13428">
        <w:t>In Equation (</w:t>
      </w:r>
      <w:fldSimple w:instr="REF BMeq_td \* MERGEFORMAT ">
        <w:ins w:id="627" w:author="RONGLI LI" w:date="2026-06-15T18:41:00Z" w16du:dateUtc="2026-06-15T09:41:00Z">
          <w:r w:rsidRPr="000D0E48">
            <w:rPr>
              <w:rPrChange w:id="628" w:author="RONGLI LI" w:date="2026-06-15T18:41:00Z" w16du:dateUtc="2026-06-15T09:41:00Z">
                <w:rPr>
                  <w:highlight w:val="darkGray"/>
                </w:rPr>
              </w:rPrChange>
            </w:rPr>
            <w:t>4</w:t>
          </w:r>
        </w:ins>
        <w:del w:id="629" w:author="RONGLI LI" w:date="2026-06-15T18:41:00Z" w16du:dateUtc="2026-06-15T09:41:00Z">
          <w:r w:rsidR="000F1EE3" w:rsidRPr="00F13428" w:rsidDel="000D0E48">
            <w:delText>4</w:delText>
          </w:r>
        </w:del>
      </w:fldSimple>
      <w:r w:rsidRPr="00F13428">
        <w:t xml:space="preserve">), the </w:t>
      </w:r>
      <w:del w:id="630" w:author="Author" w:date="2026-06-12T03:55:00Z">
        <w:r w:rsidRPr="00F13428" w:rsidDel="0076295E">
          <w:delText>topic diversity (</w:delText>
        </w:r>
      </w:del>
      <w:r w:rsidRPr="00F13428">
        <w:t>TD</w:t>
      </w:r>
      <w:del w:id="631" w:author="Author" w:date="2026-06-12T03:55:00Z">
        <w:r w:rsidRPr="00F13428" w:rsidDel="0076295E">
          <w:delText>)</w:delText>
        </w:r>
      </w:del>
      <w:r w:rsidRPr="00F13428">
        <w:t xml:space="preserve"> score measures </w:t>
      </w:r>
      <w:ins w:id="632" w:author="Author" w:date="2026-06-09T03:19:00Z">
        <w:r w:rsidRPr="00F13428">
          <w:t xml:space="preserve">the distinctiveness of </w:t>
        </w:r>
      </w:ins>
      <w:del w:id="633" w:author="Author" w:date="2026-06-09T03:19:00Z">
        <w:r w:rsidRPr="00F13428">
          <w:delText xml:space="preserve">how distinct the </w:delText>
        </w:r>
      </w:del>
      <w:r w:rsidRPr="00F13428">
        <w:t xml:space="preserve">topics </w:t>
      </w:r>
      <w:del w:id="634" w:author="Author" w:date="2026-06-09T03:19:00Z">
        <w:r w:rsidRPr="00F13428">
          <w:delText xml:space="preserve">are </w:delText>
        </w:r>
      </w:del>
      <w:r w:rsidRPr="00F13428">
        <w:t xml:space="preserve">by evaluating </w:t>
      </w:r>
      <w:ins w:id="635" w:author="Author" w:date="2026-06-09T03:19:00Z">
        <w:r w:rsidRPr="00F13428">
          <w:rPr>
            <w:rFonts w:eastAsia="游明朝"/>
          </w:rPr>
          <w:t xml:space="preserve">the </w:t>
        </w:r>
      </w:ins>
      <w:r w:rsidRPr="00F13428">
        <w:rPr>
          <w:rFonts w:eastAsia="游明朝"/>
        </w:rPr>
        <w:t>vocabulary overlap:</w:t>
      </w:r>
    </w:p>
    <w:p w14:paraId="20B69329" w14:textId="218CF545" w:rsidR="000F1EE3" w:rsidRPr="00F13428" w:rsidRDefault="000D0E48">
      <w:pPr>
        <w:pStyle w:val="ac"/>
        <w:spacing w:before="50"/>
        <w:ind w:left="600" w:hanging="300"/>
      </w:pPr>
      <w:r w:rsidRPr="00F13428">
        <w:t>•</w:t>
      </w:r>
      <w:r w:rsidRPr="00F13428">
        <w:tab/>
      </w:r>
      <w:r w:rsidRPr="00F13428">
        <w:rPr>
          <w:i/>
          <w:iCs/>
        </w:rPr>
        <w:t>K</w:t>
      </w:r>
      <w:r w:rsidRPr="00F13428">
        <w:t xml:space="preserve"> </w:t>
      </w:r>
      <w:ins w:id="636" w:author="Author" w:date="2026-06-09T03:19:00Z">
        <w:r w:rsidRPr="00F13428">
          <w:t>denotes</w:t>
        </w:r>
      </w:ins>
      <w:del w:id="637" w:author="Author" w:date="2026-06-09T03:19:00Z">
        <w:r w:rsidRPr="00F13428">
          <w:delText>is</w:delText>
        </w:r>
      </w:del>
      <w:r w:rsidRPr="00F13428">
        <w:t xml:space="preserve"> the total number of topics.</w:t>
      </w:r>
    </w:p>
    <w:p w14:paraId="17385CD2" w14:textId="0EEF1372" w:rsidR="000F1EE3" w:rsidRPr="00F13428" w:rsidRDefault="000D0E48">
      <w:pPr>
        <w:pStyle w:val="ac"/>
        <w:spacing w:before="50"/>
        <w:ind w:left="600" w:hanging="300"/>
      </w:pPr>
      <w:r w:rsidRPr="00F13428">
        <w:t>•</w:t>
      </w:r>
      <w:r w:rsidRPr="00F13428">
        <w:tab/>
        <w:t xml:space="preserve">where </w:t>
      </w:r>
      <w:r w:rsidRPr="00F13428">
        <w:fldChar w:fldCharType="begin"/>
      </w:r>
      <w:r w:rsidRPr="00F13428">
        <w:instrText xml:space="preserve"> EQ </w:instrText>
      </w:r>
      <w:r w:rsidRPr="00F13428">
        <w:rPr>
          <w:i/>
          <w:iCs/>
        </w:rPr>
        <w:instrText>Top</w:instrText>
      </w:r>
      <w:r w:rsidRPr="00F13428">
        <w:instrText>\s\do5(</w:instrText>
      </w:r>
      <w:r w:rsidRPr="00F13428">
        <w:rPr>
          <w:i/>
          <w:iCs/>
          <w:sz w:val="16"/>
          <w:szCs w:val="16"/>
        </w:rPr>
        <w:instrText>N</w:instrText>
      </w:r>
      <w:r w:rsidRPr="00F13428">
        <w:instrText>)(</w:instrText>
      </w:r>
      <w:r w:rsidRPr="00F13428">
        <w:rPr>
          <w:i/>
          <w:iCs/>
        </w:rPr>
        <w:instrText>Topic</w:instrText>
      </w:r>
      <w:r w:rsidRPr="00F13428">
        <w:instrText>\s\do5(</w:instrText>
      </w:r>
      <w:r w:rsidRPr="00F13428">
        <w:rPr>
          <w:i/>
          <w:iCs/>
          <w:sz w:val="16"/>
          <w:szCs w:val="16"/>
        </w:rPr>
        <w:instrText>k</w:instrText>
      </w:r>
      <w:r w:rsidRPr="00F13428">
        <w:instrText>))</w:instrText>
      </w:r>
      <w:r w:rsidRPr="00F13428">
        <w:fldChar w:fldCharType="separate"/>
      </w:r>
      <w:r w:rsidRPr="00F13428">
        <w:fldChar w:fldCharType="end"/>
      </w:r>
      <w:r w:rsidRPr="00F13428">
        <w:t xml:space="preserve"> refers to the set of </w:t>
      </w:r>
      <w:del w:id="638" w:author="Author" w:date="2026-06-09T03:19:00Z">
        <w:r w:rsidRPr="00F13428">
          <w:delText xml:space="preserve">the </w:delText>
        </w:r>
      </w:del>
      <w:r w:rsidRPr="00F13428">
        <w:t xml:space="preserve">top </w:t>
      </w:r>
      <w:r w:rsidRPr="00F13428">
        <w:rPr>
          <w:i/>
          <w:iCs/>
        </w:rPr>
        <w:t>N</w:t>
      </w:r>
      <w:r w:rsidRPr="00F13428">
        <w:t xml:space="preserve"> words in the </w:t>
      </w:r>
      <w:r w:rsidRPr="00F13428">
        <w:fldChar w:fldCharType="begin"/>
      </w:r>
      <w:r w:rsidRPr="00F13428">
        <w:instrText xml:space="preserve"> EQ </w:instrText>
      </w:r>
      <w:r w:rsidRPr="00F13428">
        <w:rPr>
          <w:i/>
          <w:iCs/>
        </w:rPr>
        <w:instrText>k</w:instrText>
      </w:r>
      <w:r w:rsidRPr="00F13428">
        <w:instrText>\s\up5(</w:instrText>
      </w:r>
      <w:r w:rsidRPr="00F13428">
        <w:rPr>
          <w:i/>
          <w:iCs/>
          <w:sz w:val="16"/>
          <w:szCs w:val="16"/>
        </w:rPr>
        <w:instrText>th</w:instrText>
      </w:r>
      <w:r w:rsidRPr="00F13428">
        <w:instrText>)</w:instrText>
      </w:r>
      <w:r w:rsidRPr="00F13428">
        <w:fldChar w:fldCharType="separate"/>
      </w:r>
      <w:r w:rsidRPr="00F13428">
        <w:fldChar w:fldCharType="end"/>
      </w:r>
      <w:r w:rsidRPr="00F13428">
        <w:t xml:space="preserve"> topic.</w:t>
      </w:r>
    </w:p>
    <w:p w14:paraId="684D9E5B" w14:textId="77777777" w:rsidR="000F1EE3" w:rsidRPr="00F13428" w:rsidRDefault="000D0E48">
      <w:pPr>
        <w:pStyle w:val="ac"/>
        <w:spacing w:before="50"/>
        <w:ind w:left="600" w:hanging="300"/>
      </w:pPr>
      <w:r w:rsidRPr="00F13428">
        <w:t>•</w:t>
      </w:r>
      <w:r w:rsidRPr="00F13428">
        <w:tab/>
        <w:t xml:space="preserve">The numerator </w:t>
      </w:r>
      <w:r w:rsidRPr="00F13428">
        <w:fldChar w:fldCharType="begin"/>
      </w:r>
      <w:r w:rsidRPr="00F13428">
        <w:instrText xml:space="preserve"> EQ  \b \lc\|\rc\| (</w:instrText>
      </w:r>
      <w:r w:rsidRPr="00F13428">
        <w:rPr>
          <w:rFonts w:ascii="Cambria Math" w:hAnsi="Cambria Math" w:cs="Cambria Math"/>
        </w:rPr>
        <w:instrText>⋂</w:instrText>
      </w:r>
      <w:r w:rsidRPr="00F13428">
        <w:instrText>\s\up(</w:instrText>
      </w:r>
      <w:r w:rsidRPr="00F13428">
        <w:rPr>
          <w:i/>
          <w:iCs/>
          <w:sz w:val="16"/>
          <w:szCs w:val="16"/>
        </w:rPr>
        <w:instrText>K</w:instrText>
      </w:r>
      <w:r w:rsidRPr="00F13428">
        <w:rPr>
          <w:sz w:val="16"/>
          <w:szCs w:val="16"/>
        </w:rPr>
        <w:instrText>,</w:instrText>
      </w:r>
      <w:r w:rsidRPr="00F13428">
        <w:rPr>
          <w:i/>
          <w:iCs/>
          <w:sz w:val="16"/>
          <w:szCs w:val="16"/>
        </w:rPr>
        <w:instrText>k</w:instrText>
      </w:r>
      <w:r w:rsidRPr="00F13428">
        <w:rPr>
          <w:sz w:val="16"/>
          <w:szCs w:val="16"/>
        </w:rPr>
        <w:instrText>=1</w:instrText>
      </w:r>
      <w:r w:rsidRPr="00F13428">
        <w:instrText>)</w:instrText>
      </w:r>
      <w:r w:rsidRPr="00F13428">
        <w:rPr>
          <w:i/>
          <w:iCs/>
        </w:rPr>
        <w:instrText>Top</w:instrText>
      </w:r>
      <w:r w:rsidRPr="00F13428">
        <w:instrText>\s\do5(</w:instrText>
      </w:r>
      <w:r w:rsidRPr="00F13428">
        <w:rPr>
          <w:i/>
          <w:iCs/>
          <w:sz w:val="16"/>
          <w:szCs w:val="16"/>
        </w:rPr>
        <w:instrText>N</w:instrText>
      </w:r>
      <w:r w:rsidRPr="00F13428">
        <w:instrText>)(</w:instrText>
      </w:r>
      <w:r w:rsidRPr="00F13428">
        <w:rPr>
          <w:i/>
          <w:iCs/>
        </w:rPr>
        <w:instrText>Topic</w:instrText>
      </w:r>
      <w:r w:rsidRPr="00F13428">
        <w:instrText>\s\do5(</w:instrText>
      </w:r>
      <w:r w:rsidRPr="00F13428">
        <w:rPr>
          <w:i/>
          <w:iCs/>
          <w:sz w:val="16"/>
          <w:szCs w:val="16"/>
        </w:rPr>
        <w:instrText>k</w:instrText>
      </w:r>
      <w:r w:rsidRPr="00F13428">
        <w:instrText>)))</w:instrText>
      </w:r>
      <w:r w:rsidRPr="00F13428">
        <w:fldChar w:fldCharType="separate"/>
      </w:r>
      <w:r w:rsidRPr="00F13428">
        <w:fldChar w:fldCharType="end"/>
      </w:r>
      <w:r w:rsidRPr="00F13428">
        <w:t xml:space="preserve"> counts the total number of unique terms across all </w:t>
      </w:r>
      <w:del w:id="639" w:author="Author" w:date="2026-06-09T03:19:00Z">
        <w:r w:rsidRPr="00F13428">
          <w:delText xml:space="preserve">the </w:delText>
        </w:r>
      </w:del>
      <w:r w:rsidRPr="00F13428">
        <w:t xml:space="preserve">top </w:t>
      </w:r>
      <w:r w:rsidRPr="00F13428">
        <w:rPr>
          <w:i/>
          <w:iCs/>
        </w:rPr>
        <w:t>N</w:t>
      </w:r>
      <w:r w:rsidRPr="00F13428">
        <w:t xml:space="preserve"> word sets.</w:t>
      </w:r>
    </w:p>
    <w:p w14:paraId="04C10080" w14:textId="77777777" w:rsidR="000F1EE3" w:rsidRPr="00F13428" w:rsidRDefault="000D0E48">
      <w:pPr>
        <w:pStyle w:val="ac"/>
        <w:spacing w:before="50"/>
        <w:ind w:left="600" w:hanging="300"/>
      </w:pPr>
      <w:r w:rsidRPr="00F13428">
        <w:t>•</w:t>
      </w:r>
      <w:r w:rsidRPr="00F13428">
        <w:tab/>
        <w:t xml:space="preserve">The denominator </w:t>
      </w:r>
      <w:r w:rsidRPr="00F13428">
        <w:rPr>
          <w:i/>
          <w:iCs/>
        </w:rPr>
        <w:t>K</w:t>
      </w:r>
      <w:r w:rsidRPr="00F13428">
        <w:t>×</w:t>
      </w:r>
      <w:r w:rsidRPr="00F13428">
        <w:rPr>
          <w:i/>
          <w:iCs/>
        </w:rPr>
        <w:t>N</w:t>
      </w:r>
      <w:r w:rsidRPr="00F13428">
        <w:t xml:space="preserve"> is the maximum possible number of distinct words if all </w:t>
      </w:r>
      <w:ins w:id="640" w:author="Author" w:date="2026-06-09T03:19:00Z">
        <w:r w:rsidRPr="00F13428">
          <w:rPr>
            <w:rFonts w:eastAsia="游明朝"/>
          </w:rPr>
          <w:t xml:space="preserve">the </w:t>
        </w:r>
      </w:ins>
      <w:r w:rsidRPr="00F13428">
        <w:rPr>
          <w:rFonts w:eastAsia="游明朝"/>
        </w:rPr>
        <w:t>topics are entirely disjoint</w:t>
      </w:r>
      <w:ins w:id="641" w:author="Author" w:date="2026-06-09T03:19:00Z">
        <w:r w:rsidRPr="00F13428">
          <w:rPr>
            <w:rFonts w:eastAsia="游明朝"/>
          </w:rPr>
          <w:t>ed</w:t>
        </w:r>
      </w:ins>
      <w:r w:rsidRPr="00F13428">
        <w:rPr>
          <w:rFonts w:eastAsia="游明朝"/>
        </w:rPr>
        <w:t xml:space="preserve">. </w:t>
      </w:r>
    </w:p>
    <w:p w14:paraId="7B3CD024" w14:textId="6C7EB498" w:rsidR="000F1EE3" w:rsidRPr="00F13428" w:rsidRDefault="000D0E48">
      <w:pPr>
        <w:spacing w:before="60"/>
        <w:ind w:firstLine="300"/>
      </w:pPr>
      <w:r w:rsidRPr="00F13428">
        <w:t>The resulting TD value</w:t>
      </w:r>
      <w:r w:rsidRPr="00F13428">
        <w:rPr>
          <w:rFonts w:eastAsia="游明朝"/>
        </w:rPr>
        <w:t xml:space="preserve"> range</w:t>
      </w:r>
      <w:r w:rsidRPr="00F13428">
        <w:t>s from 0 to 1, where higher values indicate greater topic distinctiveness and reduced redundancy across topics.</w:t>
      </w:r>
    </w:p>
    <w:p w14:paraId="6709E445" w14:textId="77777777" w:rsidR="000F1EE3" w:rsidRPr="00F13428" w:rsidRDefault="000D0E48">
      <w:pPr>
        <w:ind w:firstLine="300"/>
      </w:pPr>
      <w:r w:rsidRPr="00F13428">
        <w:t xml:space="preserve">These two metrics evaluate topic quality by capturing </w:t>
      </w:r>
      <w:del w:id="642" w:author="Author" w:date="2026-06-09T03:19:00Z">
        <w:r w:rsidRPr="00F13428">
          <w:delText>bo</w:delText>
        </w:r>
      </w:del>
      <w:r w:rsidRPr="00F13428">
        <w:t>th</w:t>
      </w:r>
      <w:ins w:id="643" w:author="Author" w:date="2026-06-09T03:19:00Z">
        <w:r w:rsidRPr="00F13428">
          <w:rPr>
            <w:rFonts w:eastAsia="游明朝"/>
          </w:rPr>
          <w:t>e</w:t>
        </w:r>
      </w:ins>
      <w:r w:rsidRPr="00F13428">
        <w:rPr>
          <w:rFonts w:eastAsia="游明朝"/>
        </w:rPr>
        <w:t xml:space="preserve"> intratopic semantic consistency and intertopic separation, which are essential for interpretability and downstream usability in biomedical literature applications.</w:t>
      </w:r>
    </w:p>
    <w:p w14:paraId="01871A30" w14:textId="77777777" w:rsidR="000F1EE3" w:rsidRPr="00F13428" w:rsidRDefault="000D0E48">
      <w:pPr>
        <w:pStyle w:val="3"/>
        <w:widowControl/>
        <w:spacing w:before="120"/>
      </w:pPr>
      <w:r w:rsidRPr="00F13428">
        <w:t>4.5  Comparison Protocol</w:t>
      </w:r>
    </w:p>
    <w:p w14:paraId="3704653A" w14:textId="08A965F2" w:rsidR="000F1EE3" w:rsidRPr="00F13428" w:rsidDel="00F750B9" w:rsidRDefault="000D0E48">
      <w:pPr>
        <w:spacing w:before="60"/>
        <w:rPr>
          <w:del w:id="644" w:author="Author" w:date="2026-06-12T10:40:00Z"/>
        </w:rPr>
      </w:pPr>
      <w:r w:rsidRPr="00F13428">
        <w:t xml:space="preserve">All </w:t>
      </w:r>
      <w:del w:id="645" w:author="Author" w:date="2026-06-09T03:19:00Z">
        <w:r w:rsidRPr="00F13428">
          <w:delText xml:space="preserve">the </w:delText>
        </w:r>
      </w:del>
      <w:r w:rsidRPr="00F13428">
        <w:t xml:space="preserve">ablation results </w:t>
      </w:r>
      <w:ins w:id="646" w:author="Author" w:date="2026-06-09T03:19:00Z">
        <w:r w:rsidRPr="00F13428">
          <w:t>we</w:t>
        </w:r>
      </w:ins>
      <w:del w:id="647" w:author="Author" w:date="2026-06-09T03:19:00Z">
        <w:r w:rsidRPr="00F13428">
          <w:delText>a</w:delText>
        </w:r>
      </w:del>
      <w:r w:rsidRPr="00F13428">
        <w:t xml:space="preserve">re evaluated </w:t>
      </w:r>
      <w:ins w:id="648" w:author="Author" w:date="2026-06-09T03:19:00Z">
        <w:r w:rsidRPr="00F13428">
          <w:t>using</w:t>
        </w:r>
      </w:ins>
      <w:del w:id="649" w:author="Author" w:date="2026-06-09T03:19:00Z">
        <w:r w:rsidRPr="00F13428">
          <w:delText>via</w:delText>
        </w:r>
      </w:del>
      <w:r w:rsidRPr="00F13428">
        <w:t xml:space="preserve"> the same metrics as those used in the main study: </w:t>
      </w:r>
      <w:del w:id="650" w:author="Author" w:date="2026-06-12T03:58:00Z">
        <w:r w:rsidRPr="00F13428" w:rsidDel="004E208C">
          <w:delText xml:space="preserve">topic coherence </w:delText>
        </w:r>
      </w:del>
      <w:del w:id="651" w:author="Author" w:date="2026-06-12T03:59:00Z">
        <w:r w:rsidRPr="00F13428" w:rsidDel="004E208C">
          <w:delText>(</w:delText>
        </w:r>
      </w:del>
      <w:r w:rsidRPr="00F13428">
        <w:t>TC</w:t>
      </w:r>
      <w:del w:id="652" w:author="Author" w:date="2026-06-12T03:59:00Z">
        <w:r w:rsidRPr="00F13428" w:rsidDel="004E208C">
          <w:delText>)</w:delText>
        </w:r>
      </w:del>
      <w:r w:rsidRPr="00F13428">
        <w:t xml:space="preserve">, </w:t>
      </w:r>
      <w:del w:id="653" w:author="Author" w:date="2026-06-12T03:55:00Z">
        <w:r w:rsidRPr="00F13428" w:rsidDel="0076295E">
          <w:delText>topic diversity (</w:delText>
        </w:r>
      </w:del>
      <w:r w:rsidRPr="00F13428">
        <w:t>TD</w:t>
      </w:r>
      <w:del w:id="654" w:author="Author" w:date="2026-06-12T03:55:00Z">
        <w:r w:rsidRPr="00F13428" w:rsidDel="0076295E">
          <w:delText>)</w:delText>
        </w:r>
      </w:del>
      <w:r w:rsidRPr="00F13428">
        <w:t xml:space="preserve">, and their sum (TC+TD). Each configuration is compared </w:t>
      </w:r>
      <w:ins w:id="655" w:author="Author" w:date="2026-06-09T03:19:00Z">
        <w:r w:rsidRPr="00F13428">
          <w:t>with</w:t>
        </w:r>
        <w:del w:id="656" w:author="Author" w:date="2026-06-12T10:40:00Z">
          <w:r w:rsidRPr="00F13428" w:rsidDel="00F750B9">
            <w:delText xml:space="preserve"> </w:delText>
          </w:r>
        </w:del>
      </w:ins>
      <w:del w:id="657" w:author="Author" w:date="2026-06-09T03:19:00Z">
        <w:r w:rsidRPr="00F13428">
          <w:delText>against</w:delText>
        </w:r>
      </w:del>
    </w:p>
    <w:p w14:paraId="3EAC27FB" w14:textId="32E88EC9" w:rsidR="000F1EE3" w:rsidRPr="00F13428" w:rsidDel="00F750B9" w:rsidRDefault="000D0E48">
      <w:pPr>
        <w:spacing w:before="60"/>
        <w:rPr>
          <w:del w:id="658" w:author="Author" w:date="2026-06-12T10:41:00Z"/>
        </w:rPr>
        <w:pPrChange w:id="659" w:author="Author" w:date="2026-06-12T10:40:00Z">
          <w:pPr>
            <w:ind w:firstLine="300"/>
          </w:pPr>
        </w:pPrChange>
      </w:pPr>
      <w:del w:id="660" w:author="Author" w:date="2026-06-12T10:40:00Z">
        <w:r w:rsidRPr="00F13428" w:rsidDel="00F750B9">
          <w:delText>—</w:delText>
        </w:r>
      </w:del>
      <w:ins w:id="661" w:author="Author" w:date="2026-06-12T10:40:00Z">
        <w:r w:rsidR="00F750B9">
          <w:t xml:space="preserve"> </w:t>
        </w:r>
      </w:ins>
      <w:r w:rsidRPr="00F13428">
        <w:t>the baseline model (Abstract only)</w:t>
      </w:r>
      <w:ins w:id="662" w:author="Author" w:date="2026-06-12T10:41:00Z">
        <w:r w:rsidR="00F750B9">
          <w:t xml:space="preserve"> and </w:t>
        </w:r>
      </w:ins>
    </w:p>
    <w:p w14:paraId="6D86992E" w14:textId="37934AF4" w:rsidR="000F1EE3" w:rsidRPr="00F13428" w:rsidRDefault="000D0E48">
      <w:pPr>
        <w:spacing w:before="60"/>
        <w:pPrChange w:id="663" w:author="Author" w:date="2026-06-12T10:41:00Z">
          <w:pPr>
            <w:ind w:firstLine="300"/>
          </w:pPr>
        </w:pPrChange>
      </w:pPr>
      <w:del w:id="664" w:author="Author" w:date="2026-06-12T10:41:00Z">
        <w:r w:rsidRPr="00F13428" w:rsidDel="00F750B9">
          <w:delText>—</w:delText>
        </w:r>
      </w:del>
      <w:r w:rsidRPr="00F13428">
        <w:t>the best-performing dual-stream framework model (α–β tuned, all-MiniLM-L6-v2 model).</w:t>
      </w:r>
    </w:p>
    <w:p w14:paraId="5FAF611C" w14:textId="77777777" w:rsidR="000F1EE3" w:rsidRPr="00F13428" w:rsidRDefault="000D0E48">
      <w:pPr>
        <w:ind w:firstLine="300"/>
      </w:pPr>
      <w:r w:rsidRPr="00F13428">
        <w:t xml:space="preserve">This isolates the effect of information richness from structural innovation and validates whether multistream weighted integration is necessary </w:t>
      </w:r>
      <w:ins w:id="665" w:author="Author" w:date="2026-06-09T03:19:00Z">
        <w:r w:rsidRPr="00F13428">
          <w:t>to improve</w:t>
        </w:r>
      </w:ins>
      <w:del w:id="666" w:author="Author" w:date="2026-06-09T03:19:00Z">
        <w:r w:rsidRPr="00F13428">
          <w:delText>for improved</w:delText>
        </w:r>
      </w:del>
      <w:r w:rsidRPr="00F13428">
        <w:t xml:space="preserve"> topic quality.</w:t>
      </w:r>
    </w:p>
    <w:p w14:paraId="662D627C" w14:textId="77777777" w:rsidR="000F1EE3" w:rsidRPr="00F13428" w:rsidRDefault="000D0E48">
      <w:pPr>
        <w:pStyle w:val="3"/>
        <w:widowControl/>
        <w:spacing w:before="120"/>
      </w:pPr>
      <w:r w:rsidRPr="00F13428">
        <w:lastRenderedPageBreak/>
        <w:t>4.6  Topic Label Enhancement with a Large Language Model (LLM)</w:t>
      </w:r>
    </w:p>
    <w:p w14:paraId="76281DCA" w14:textId="1CBA2402" w:rsidR="000F1EE3" w:rsidRPr="00F13428" w:rsidRDefault="000D0E48">
      <w:pPr>
        <w:spacing w:before="60"/>
      </w:pPr>
      <w:r w:rsidRPr="00F13428">
        <w:t>To improve the interpretability of the discovered topics, we integrated a post</w:t>
      </w:r>
      <w:ins w:id="667" w:author="Author" w:date="2026-06-09T03:19:00Z">
        <w:r w:rsidRPr="00F13428">
          <w:rPr>
            <w:rFonts w:eastAsia="游明朝"/>
          </w:rPr>
          <w:t>-</w:t>
        </w:r>
      </w:ins>
      <w:r w:rsidRPr="00F13428">
        <w:rPr>
          <w:rFonts w:eastAsia="游明朝"/>
        </w:rPr>
        <w:t>processing step using a</w:t>
      </w:r>
      <w:ins w:id="668" w:author="Author" w:date="2026-06-12T03:52:00Z">
        <w:r w:rsidR="0076295E">
          <w:rPr>
            <w:rFonts w:eastAsia="游明朝"/>
          </w:rPr>
          <w:t>n</w:t>
        </w:r>
      </w:ins>
      <w:r w:rsidRPr="00F13428">
        <w:rPr>
          <w:rFonts w:eastAsia="游明朝"/>
        </w:rPr>
        <w:t xml:space="preserve"> </w:t>
      </w:r>
      <w:del w:id="669" w:author="Author" w:date="2026-06-12T03:52:00Z">
        <w:r w:rsidRPr="00F13428" w:rsidDel="0076295E">
          <w:rPr>
            <w:rFonts w:eastAsia="游明朝"/>
          </w:rPr>
          <w:delText>large language model (</w:delText>
        </w:r>
      </w:del>
      <w:r w:rsidRPr="00F13428">
        <w:rPr>
          <w:rFonts w:eastAsia="游明朝"/>
        </w:rPr>
        <w:t>LLM</w:t>
      </w:r>
      <w:del w:id="670" w:author="Author" w:date="2026-06-12T03:52:00Z">
        <w:r w:rsidRPr="00F13428" w:rsidDel="0076295E">
          <w:rPr>
            <w:rFonts w:eastAsia="游明朝"/>
          </w:rPr>
          <w:delText>)</w:delText>
        </w:r>
      </w:del>
      <w:r w:rsidRPr="00F13428">
        <w:rPr>
          <w:rFonts w:eastAsia="游明朝"/>
        </w:rPr>
        <w:t xml:space="preserve"> via API calls. </w:t>
      </w:r>
      <w:ins w:id="671" w:author="Author" w:date="2026-06-09T03:19:00Z">
        <w:r w:rsidRPr="00F13428">
          <w:t>Although</w:t>
        </w:r>
      </w:ins>
      <w:del w:id="672" w:author="Author" w:date="2026-06-09T03:19:00Z">
        <w:r w:rsidRPr="00F13428">
          <w:delText>While</w:delText>
        </w:r>
      </w:del>
      <w:r w:rsidRPr="00F13428">
        <w:t xml:space="preserve"> BERTopic provides keyword-based topic representations, these keyword sets are often fragmented or require expert interpretation. To generate human-readable, semantically coherent topic titles suitable for academic use, we employed the Qwen-14B-Instruct model </w:t>
      </w:r>
      <w:ins w:id="673" w:author="Author" w:date="2026-06-09T03:19:00Z">
        <w:r w:rsidRPr="00F13428">
          <w:t>using</w:t>
        </w:r>
      </w:ins>
      <w:del w:id="674" w:author="Author" w:date="2026-06-09T03:19:00Z">
        <w:r w:rsidRPr="00F13428">
          <w:delText>through</w:delText>
        </w:r>
      </w:del>
      <w:r w:rsidRPr="00F13428">
        <w:t xml:space="preserve"> the API.</w:t>
      </w:r>
    </w:p>
    <w:p w14:paraId="7C0BBA0D" w14:textId="77777777" w:rsidR="000F1EE3" w:rsidRPr="00F13428" w:rsidRDefault="000D0E48">
      <w:pPr>
        <w:ind w:firstLine="300"/>
      </w:pPr>
      <w:r w:rsidRPr="00F13428">
        <w:t xml:space="preserve">Each topic’s top keywords (obtained </w:t>
      </w:r>
      <w:ins w:id="675" w:author="Author" w:date="2026-06-09T03:19:00Z">
        <w:r w:rsidRPr="00F13428">
          <w:t>using</w:t>
        </w:r>
      </w:ins>
      <w:del w:id="676" w:author="Author" w:date="2026-06-09T03:19:00Z">
        <w:r w:rsidRPr="00F13428">
          <w:delText>via</w:delText>
        </w:r>
      </w:del>
      <w:r w:rsidRPr="00F13428">
        <w:t xml:space="preserve"> BERTopic’s c-TFIDF ranking) were used as input</w:t>
      </w:r>
      <w:ins w:id="677" w:author="Author" w:date="2026-06-09T03:19:00Z">
        <w:r w:rsidRPr="00F13428">
          <w:rPr>
            <w:rFonts w:eastAsia="游明朝"/>
          </w:rPr>
          <w:t>s</w:t>
        </w:r>
      </w:ins>
      <w:r w:rsidRPr="00F13428">
        <w:rPr>
          <w:rFonts w:eastAsia="游明朝"/>
        </w:rPr>
        <w:t xml:space="preserve"> </w:t>
      </w:r>
      <w:ins w:id="678" w:author="Author" w:date="2026-06-09T03:19:00Z">
        <w:r w:rsidRPr="00F13428">
          <w:t>for</w:t>
        </w:r>
      </w:ins>
      <w:del w:id="679" w:author="Author" w:date="2026-06-09T03:19:00Z">
        <w:r w:rsidRPr="00F13428">
          <w:delText>to</w:delText>
        </w:r>
      </w:del>
      <w:r w:rsidRPr="00F13428">
        <w:t xml:space="preserve"> a structured prompt. The prompt instructed the model to generate a concise and accurate English title that summarized the topic meaningfully, avoiding simple keyword repetition </w:t>
      </w:r>
      <w:ins w:id="680" w:author="Author" w:date="2026-06-09T03:19:00Z">
        <w:r w:rsidRPr="00F13428">
          <w:t>and</w:t>
        </w:r>
      </w:ins>
      <w:del w:id="681" w:author="Author" w:date="2026-06-09T03:19:00Z">
        <w:r w:rsidRPr="00F13428">
          <w:delText>or</w:delText>
        </w:r>
      </w:del>
      <w:r w:rsidRPr="00F13428">
        <w:t xml:space="preserve"> direct translation. This approach aims to simulate expert-level summarization and provide</w:t>
      </w:r>
      <w:del w:id="682" w:author="Author" w:date="2026-06-09T03:19:00Z">
        <w:r w:rsidRPr="00F13428">
          <w:delText>s</w:delText>
        </w:r>
      </w:del>
      <w:r w:rsidRPr="00F13428">
        <w:t xml:space="preserve"> titles</w:t>
      </w:r>
      <w:del w:id="683" w:author="Author" w:date="2026-06-09T03:19:00Z">
        <w:r w:rsidRPr="00F13428">
          <w:delText xml:space="preserve"> that are</w:delText>
        </w:r>
      </w:del>
      <w:r w:rsidRPr="00F13428">
        <w:t xml:space="preserve"> suitable for inclusion in academic papers, visualizations, and topic-based exploration tools.</w:t>
      </w:r>
    </w:p>
    <w:p w14:paraId="68ED85AC" w14:textId="77777777" w:rsidR="000F1EE3" w:rsidRPr="00F13428" w:rsidRDefault="000D0E48">
      <w:pPr>
        <w:ind w:firstLine="300"/>
      </w:pPr>
      <w:r w:rsidRPr="00F13428">
        <w:t>The generation pipeline included:</w:t>
      </w:r>
    </w:p>
    <w:p w14:paraId="7B2E088C" w14:textId="5F9DAF1E" w:rsidR="000F1EE3" w:rsidRPr="00F13428" w:rsidRDefault="000D0E48">
      <w:pPr>
        <w:pStyle w:val="ac"/>
        <w:spacing w:before="50"/>
        <w:ind w:left="600" w:hanging="300"/>
      </w:pPr>
      <w:r w:rsidRPr="00F13428">
        <w:t>•</w:t>
      </w:r>
      <w:r w:rsidRPr="00F13428">
        <w:tab/>
        <w:t xml:space="preserve">Cleaning and verifying </w:t>
      </w:r>
      <w:del w:id="684" w:author="Author" w:date="2026-06-09T03:19:00Z">
        <w:r w:rsidRPr="00F13428">
          <w:delText xml:space="preserve">the </w:delText>
        </w:r>
      </w:del>
      <w:r w:rsidRPr="00F13428">
        <w:t>keyword format</w:t>
      </w:r>
      <w:ins w:id="685" w:author="Author" w:date="2026-06-09T03:19:00Z">
        <w:r w:rsidRPr="00F13428">
          <w:rPr>
            <w:rFonts w:eastAsia="游明朝"/>
          </w:rPr>
          <w:t>s</w:t>
        </w:r>
      </w:ins>
      <w:r w:rsidRPr="00F13428">
        <w:rPr>
          <w:rFonts w:eastAsia="游明朝"/>
        </w:rPr>
        <w:t xml:space="preserve"> (ensuring a valid list of terms)</w:t>
      </w:r>
      <w:del w:id="686" w:author="Author" w:date="2026-06-09T03:19:00Z">
        <w:r w:rsidRPr="00F13428">
          <w:delText>;</w:delText>
        </w:r>
      </w:del>
      <w:ins w:id="687" w:author="Author" w:date="2026-06-12T10:44:00Z">
        <w:r w:rsidR="001949DA">
          <w:t>.</w:t>
        </w:r>
      </w:ins>
      <w:del w:id="688" w:author="Author" w:date="2026-06-12T10:44:00Z">
        <w:r w:rsidRPr="00F13428" w:rsidDel="001949DA">
          <w:delText xml:space="preserve"> </w:delText>
        </w:r>
      </w:del>
    </w:p>
    <w:p w14:paraId="300AE6BC" w14:textId="77777777" w:rsidR="000F1EE3" w:rsidRPr="00F13428" w:rsidRDefault="000D0E48">
      <w:pPr>
        <w:pStyle w:val="ac"/>
        <w:spacing w:before="50"/>
        <w:ind w:left="600" w:hanging="300"/>
      </w:pPr>
      <w:r w:rsidRPr="00F13428">
        <w:t>•</w:t>
      </w:r>
      <w:r w:rsidRPr="00F13428">
        <w:tab/>
      </w:r>
      <w:r w:rsidRPr="00F13428">
        <w:t>Constructing a prompt template that contextualizes the generation task for the model</w:t>
      </w:r>
      <w:ins w:id="689" w:author="Author" w:date="2026-06-09T03:19:00Z">
        <w:r w:rsidRPr="00F13428">
          <w:t>.</w:t>
        </w:r>
      </w:ins>
      <w:del w:id="690" w:author="Author" w:date="2026-06-09T03:19:00Z">
        <w:r w:rsidRPr="00F13428">
          <w:delText>;</w:delText>
        </w:r>
      </w:del>
      <w:r w:rsidRPr="00F13428">
        <w:t xml:space="preserve"> </w:t>
      </w:r>
    </w:p>
    <w:p w14:paraId="2D428826" w14:textId="31086AC2" w:rsidR="000F1EE3" w:rsidRPr="00F13428" w:rsidRDefault="000D0E48">
      <w:pPr>
        <w:pStyle w:val="ac"/>
        <w:spacing w:before="50"/>
        <w:ind w:left="600" w:hanging="300"/>
      </w:pPr>
      <w:r w:rsidRPr="00F13428">
        <w:t>•</w:t>
      </w:r>
      <w:r w:rsidRPr="00F13428">
        <w:tab/>
        <w:t>Iterative generation using qwen2.5-14b-instruct-1</w:t>
      </w:r>
      <w:del w:id="691" w:author="Author" w:date="2026-06-12T10:45:00Z">
        <w:r w:rsidRPr="00F13428" w:rsidDel="001949DA">
          <w:delText xml:space="preserve"> </w:delText>
        </w:r>
      </w:del>
      <w:r w:rsidRPr="00F13428">
        <w:t>m with a controlled decoding configuration (temperature</w:t>
      </w:r>
      <w:ins w:id="692" w:author="Author" w:date="2026-06-11T10:51:00Z">
        <w:r w:rsidR="00F9358F">
          <w:t xml:space="preserve"> </w:t>
        </w:r>
      </w:ins>
      <w:r w:rsidRPr="00F13428">
        <w:t>=</w:t>
      </w:r>
      <w:ins w:id="693" w:author="Author" w:date="2026-06-11T10:51:00Z">
        <w:r w:rsidR="00F9358F">
          <w:t xml:space="preserve"> </w:t>
        </w:r>
      </w:ins>
      <w:r w:rsidRPr="00F13428">
        <w:t>0.3, top_p</w:t>
      </w:r>
      <w:ins w:id="694" w:author="Author" w:date="2026-06-11T10:51:00Z">
        <w:r w:rsidR="00F9358F">
          <w:t xml:space="preserve"> </w:t>
        </w:r>
      </w:ins>
      <w:r w:rsidRPr="00F13428">
        <w:t>=</w:t>
      </w:r>
      <w:ins w:id="695" w:author="Author" w:date="2026-06-11T10:51:00Z">
        <w:r w:rsidR="00F9358F">
          <w:t xml:space="preserve"> </w:t>
        </w:r>
      </w:ins>
      <w:r w:rsidRPr="00F13428">
        <w:t>0.95)</w:t>
      </w:r>
      <w:del w:id="696" w:author="Author" w:date="2026-06-09T03:19:00Z">
        <w:r w:rsidRPr="00F13428">
          <w:delText>;</w:delText>
        </w:r>
      </w:del>
      <w:ins w:id="697" w:author="Author" w:date="2026-06-12T10:46:00Z">
        <w:r w:rsidR="001949DA">
          <w:t>.</w:t>
        </w:r>
      </w:ins>
      <w:del w:id="698" w:author="Author" w:date="2026-06-12T10:46:00Z">
        <w:r w:rsidRPr="00F13428" w:rsidDel="001949DA">
          <w:delText xml:space="preserve"> </w:delText>
        </w:r>
      </w:del>
    </w:p>
    <w:p w14:paraId="6C6DE914" w14:textId="77777777" w:rsidR="000F1EE3" w:rsidRPr="00F13428" w:rsidRDefault="000D0E48">
      <w:pPr>
        <w:pStyle w:val="ac"/>
        <w:spacing w:before="50"/>
        <w:ind w:left="600" w:hanging="300"/>
      </w:pPr>
      <w:r w:rsidRPr="00F13428">
        <w:t>•</w:t>
      </w:r>
      <w:r w:rsidRPr="00F13428">
        <w:tab/>
        <w:t>The output is stored in the experimental result</w:t>
      </w:r>
      <w:ins w:id="699" w:author="Author" w:date="2026-06-09T03:19:00Z">
        <w:r w:rsidRPr="00F13428">
          <w:rPr>
            <w:rFonts w:eastAsia="游明朝"/>
          </w:rPr>
          <w:t>s</w:t>
        </w:r>
      </w:ins>
      <w:r w:rsidRPr="00F13428">
        <w:rPr>
          <w:rFonts w:eastAsia="游明朝"/>
        </w:rPr>
        <w:t xml:space="preserve"> table along</w:t>
      </w:r>
      <w:del w:id="700" w:author="Author" w:date="2026-06-09T03:19:00Z">
        <w:r w:rsidRPr="00F13428">
          <w:delText>side</w:delText>
        </w:r>
      </w:del>
      <w:r w:rsidRPr="00F13428">
        <w:t xml:space="preserve"> </w:t>
      </w:r>
      <w:ins w:id="701" w:author="Author" w:date="2026-06-09T03:19:00Z">
        <w:r w:rsidRPr="00F13428">
          <w:rPr>
            <w:rFonts w:eastAsia="游明朝"/>
          </w:rPr>
          <w:t>wi</w:t>
        </w:r>
      </w:ins>
      <w:r w:rsidRPr="00F13428">
        <w:rPr>
          <w:rFonts w:eastAsia="游明朝"/>
        </w:rPr>
        <w:t>th</w:t>
      </w:r>
      <w:del w:id="702" w:author="Author" w:date="2026-06-09T03:19:00Z">
        <w:r w:rsidRPr="00F13428">
          <w:delText>e</w:delText>
        </w:r>
      </w:del>
      <w:r w:rsidRPr="00F13428">
        <w:t xml:space="preserve"> raw keyword representations. </w:t>
      </w:r>
    </w:p>
    <w:p w14:paraId="4F9384D9" w14:textId="77777777" w:rsidR="000F1EE3" w:rsidRPr="00F13428" w:rsidRDefault="000D0E48">
      <w:pPr>
        <w:spacing w:before="60"/>
        <w:ind w:firstLine="300"/>
      </w:pPr>
      <w:r w:rsidRPr="00F13428">
        <w:t>An example prompt used:</w:t>
      </w:r>
    </w:p>
    <w:p w14:paraId="695C57EA" w14:textId="77777777" w:rsidR="000F1EE3" w:rsidRPr="00F13428" w:rsidRDefault="000D0E48">
      <w:pPr>
        <w:spacing w:before="60"/>
        <w:ind w:firstLine="300"/>
      </w:pPr>
      <w:r w:rsidRPr="00F13428">
        <w:rPr>
          <w:i/>
          <w:iCs/>
        </w:rPr>
        <w:t>You are an expert in academic topic summarization. Please generate a concise, accurate, human-readable English title summarizing the following keywords: cancer, therapy, chemotherapy.</w:t>
      </w:r>
    </w:p>
    <w:p w14:paraId="16A5991B" w14:textId="77777777" w:rsidR="000F1EE3" w:rsidRPr="00F13428" w:rsidRDefault="000D0E48">
      <w:pPr>
        <w:spacing w:before="60"/>
        <w:ind w:firstLine="300"/>
      </w:pPr>
      <w:r w:rsidRPr="00F13428">
        <w:rPr>
          <w:i/>
          <w:iCs/>
        </w:rPr>
        <w:t>Requirements:</w:t>
      </w:r>
      <w:r w:rsidRPr="00F13428">
        <w:t xml:space="preserve"> </w:t>
      </w:r>
    </w:p>
    <w:p w14:paraId="69EF6644" w14:textId="77777777" w:rsidR="000F1EE3" w:rsidRPr="00F13428" w:rsidRDefault="000D0E48">
      <w:pPr>
        <w:pStyle w:val="ac"/>
        <w:spacing w:before="50"/>
        <w:ind w:left="1112" w:right="512" w:hanging="300"/>
      </w:pPr>
      <w:r w:rsidRPr="00F13428">
        <w:t>1.</w:t>
      </w:r>
      <w:r w:rsidRPr="00F13428">
        <w:tab/>
      </w:r>
      <w:r w:rsidRPr="00F13428">
        <w:rPr>
          <w:i/>
          <w:iCs/>
        </w:rPr>
        <w:t>Use one short sentence.</w:t>
      </w:r>
      <w:r w:rsidRPr="00F13428">
        <w:t xml:space="preserve"> </w:t>
      </w:r>
    </w:p>
    <w:p w14:paraId="20332728" w14:textId="77777777" w:rsidR="000F1EE3" w:rsidRPr="00F13428" w:rsidRDefault="000D0E48">
      <w:pPr>
        <w:pStyle w:val="ac"/>
        <w:spacing w:before="50"/>
        <w:ind w:left="1112" w:right="512" w:hanging="300"/>
      </w:pPr>
      <w:r w:rsidRPr="00F13428">
        <w:t>2.</w:t>
      </w:r>
      <w:r w:rsidRPr="00F13428">
        <w:tab/>
      </w:r>
      <w:r w:rsidRPr="00F13428">
        <w:rPr>
          <w:i/>
          <w:iCs/>
        </w:rPr>
        <w:t>Focus on meaning, not literal translation or keyword listing.</w:t>
      </w:r>
      <w:r w:rsidRPr="00F13428">
        <w:t xml:space="preserve"> </w:t>
      </w:r>
    </w:p>
    <w:p w14:paraId="6571E4F3" w14:textId="77777777" w:rsidR="000F1EE3" w:rsidRPr="00F13428" w:rsidRDefault="000D0E48">
      <w:pPr>
        <w:pStyle w:val="ac"/>
        <w:spacing w:before="50"/>
        <w:ind w:left="1112" w:right="512" w:hanging="300"/>
      </w:pPr>
      <w:r w:rsidRPr="00F13428">
        <w:t>3.</w:t>
      </w:r>
      <w:r w:rsidRPr="00F13428">
        <w:tab/>
      </w:r>
      <w:r w:rsidRPr="00F13428">
        <w:rPr>
          <w:i/>
          <w:iCs/>
        </w:rPr>
        <w:t>The output should be English, be academic sounding, and be suitable for reports or visualizations.</w:t>
      </w:r>
      <w:r w:rsidRPr="00F13428">
        <w:t xml:space="preserve"> </w:t>
      </w:r>
    </w:p>
    <w:p w14:paraId="5D6919B0" w14:textId="77777777" w:rsidR="000F1EE3" w:rsidRPr="00F13428" w:rsidRDefault="000D0E48">
      <w:pPr>
        <w:pStyle w:val="ac"/>
        <w:spacing w:before="50"/>
        <w:ind w:left="1112" w:right="512" w:hanging="300"/>
      </w:pPr>
      <w:r w:rsidRPr="00F13428">
        <w:t>4.</w:t>
      </w:r>
      <w:r w:rsidRPr="00F13428">
        <w:tab/>
      </w:r>
      <w:r w:rsidRPr="00F13428">
        <w:rPr>
          <w:i/>
          <w:iCs/>
        </w:rPr>
        <w:t>Do not include quotes or numbering.</w:t>
      </w:r>
      <w:r w:rsidRPr="00F13428">
        <w:t xml:space="preserve"> </w:t>
      </w:r>
    </w:p>
    <w:p w14:paraId="240B65DB" w14:textId="77777777" w:rsidR="000F1EE3" w:rsidRPr="00F13428" w:rsidRDefault="000D0E48">
      <w:pPr>
        <w:spacing w:before="60"/>
        <w:ind w:firstLine="300"/>
      </w:pPr>
      <w:r w:rsidRPr="00F13428">
        <w:rPr>
          <w:i/>
          <w:iCs/>
        </w:rPr>
        <w:t>Please generate the topic title</w:t>
      </w:r>
      <w:r w:rsidRPr="00F13428">
        <w:t xml:space="preserve"> </w:t>
      </w:r>
    </w:p>
    <w:p w14:paraId="644F5221" w14:textId="315966ED" w:rsidR="000F1EE3" w:rsidRPr="00F13428" w:rsidRDefault="000D0E48">
      <w:pPr>
        <w:spacing w:before="60"/>
        <w:ind w:firstLine="300"/>
      </w:pPr>
      <w:r w:rsidRPr="00F13428">
        <w:t xml:space="preserve">This LLM-based topic labelling enhances downstream interpretability and provides a more intuitive interface for nonexpert users in </w:t>
      </w:r>
      <w:r w:rsidRPr="00F13428">
        <w:rPr>
          <w:rFonts w:eastAsia="游明朝"/>
        </w:rPr>
        <w:t>literature</w:t>
      </w:r>
      <w:r w:rsidRPr="00F13428">
        <w:t xml:space="preserve"> exploration and clinical research.</w:t>
      </w:r>
    </w:p>
    <w:p w14:paraId="520EB872" w14:textId="25544A3D" w:rsidR="000F1EE3" w:rsidRPr="00F13428" w:rsidRDefault="000D0E48">
      <w:r w:rsidRPr="00F13428">
        <w:rPr>
          <w:b/>
          <w:bCs/>
        </w:rPr>
        <w:t>Reliability and alternative labelling strategies.</w:t>
      </w:r>
      <w:r w:rsidRPr="00F13428">
        <w:t xml:space="preserve"> Two points should be emphasized regarding the role and reliability of this component. First, LLM-generated titles are a presentation-layer enhancement only: the quantitative topic-quality metrics (TC and TD) are computed exclusively from the c-TF-IDF keyword distributions, </w:t>
      </w:r>
      <w:ins w:id="703" w:author="Author" w:date="2026-06-12T05:04:00Z">
        <w:r w:rsidR="00C40A46">
          <w:t>such t</w:t>
        </w:r>
      </w:ins>
      <w:ins w:id="704" w:author="Author" w:date="2026-06-12T05:05:00Z">
        <w:r w:rsidR="00C40A46">
          <w:t>hat</w:t>
        </w:r>
      </w:ins>
      <w:del w:id="705" w:author="Author" w:date="2026-06-12T05:05:00Z">
        <w:r w:rsidRPr="00F13428" w:rsidDel="00C40A46">
          <w:delText>so</w:delText>
        </w:r>
      </w:del>
      <w:r w:rsidRPr="00F13428">
        <w:t xml:space="preserve"> the labelling step does not influence any reported score and cannot inflate the </w:t>
      </w:r>
      <w:r w:rsidRPr="00F13428">
        <w:lastRenderedPageBreak/>
        <w:t>comparison against the baseline. Second</w:t>
      </w:r>
      <w:r w:rsidRPr="00F13428">
        <w:rPr>
          <w:rFonts w:eastAsia="游明朝"/>
        </w:rPr>
        <w:t>, the main reliability risk of LLM labelling is hallucination</w:t>
      </w:r>
      <w:ins w:id="706" w:author="Author" w:date="2026-06-09T03:19:00Z">
        <w:r w:rsidRPr="00F13428">
          <w:rPr>
            <w:rFonts w:eastAsia="游明朝"/>
          </w:rPr>
          <w:t>s</w:t>
        </w:r>
      </w:ins>
      <w:r w:rsidRPr="00F13428">
        <w:rPr>
          <w:rFonts w:eastAsia="游明朝"/>
        </w:rPr>
        <w:t xml:space="preserve"> or over</w:t>
      </w:r>
      <w:del w:id="707" w:author="Author" w:date="2026-06-09T03:19:00Z">
        <w:r w:rsidRPr="00F13428">
          <w:delText>-</w:delText>
        </w:r>
      </w:del>
      <w:r w:rsidRPr="00F13428">
        <w:t>generalization. We mitigate this by</w:t>
      </w:r>
      <w:r w:rsidRPr="00F13428">
        <w:t xml:space="preserve"> (i) constraining the prompt to summarize only the keywords supplied by BERTopic, without introducing external concepts, and (ii) using low-temperature decoding (temperature =</w:t>
      </w:r>
      <w:ins w:id="708" w:author="Author" w:date="2026-06-11T10:51:00Z">
        <w:r w:rsidR="00F9358F">
          <w:t xml:space="preserve"> </w:t>
        </w:r>
      </w:ins>
      <w:r w:rsidRPr="00F13428">
        <w:t>0.3), which yields stable, near-deterministic titles across runs. Compared with alternative labelling strategies</w:t>
      </w:r>
      <w:ins w:id="709" w:author="Author" w:date="2026-06-09T03:19:00Z">
        <w:r w:rsidRPr="00F13428">
          <w:t xml:space="preserve"> such as </w:t>
        </w:r>
      </w:ins>
      <w:del w:id="710" w:author="Author" w:date="2026-06-09T03:19:00Z">
        <w:r w:rsidRPr="00F13428">
          <w:delText>—</w:delText>
        </w:r>
      </w:del>
      <w:r w:rsidRPr="00F13428">
        <w:t>raw c-TF-IDF keyword lists (the BERTopic default), KeyBERT-based keyphrase extraction, or selecting the most representative document title</w:t>
      </w:r>
      <w:ins w:id="711" w:author="Author" w:date="2026-06-09T03:19:00Z">
        <w:r w:rsidRPr="00F13428">
          <w:t xml:space="preserve">, </w:t>
        </w:r>
      </w:ins>
      <w:del w:id="712" w:author="Author" w:date="2026-06-09T03:19:00Z">
        <w:r w:rsidRPr="00F13428">
          <w:delText>—</w:delText>
        </w:r>
      </w:del>
      <w:r w:rsidRPr="00F13428">
        <w:t>the LLM approach produces fluent, self-contained titles that require no expert post-interpretation</w:t>
      </w:r>
      <w:del w:id="713" w:author="Author" w:date="2026-06-09T03:19:00Z">
        <w:r w:rsidRPr="00F13428">
          <w:delText>,</w:delText>
        </w:r>
      </w:del>
      <w:r w:rsidRPr="00F13428">
        <w:t xml:space="preserve"> at the cost of </w:t>
      </w:r>
      <w:del w:id="714" w:author="Author" w:date="2026-06-09T03:19:00Z">
        <w:r w:rsidRPr="00F13428">
          <w:delText xml:space="preserve">a </w:delText>
        </w:r>
      </w:del>
      <w:r w:rsidRPr="00F13428">
        <w:t>dependence on an external model. Because the labelling layer is fully decoupled from the embedding and clustering stages, it can be replaced by any of these alternatives without affecting the dual-stream results.</w:t>
      </w:r>
    </w:p>
    <w:p w14:paraId="19C6BBF1" w14:textId="77777777" w:rsidR="000F1EE3" w:rsidRPr="00F13428" w:rsidRDefault="000D0E48">
      <w:pPr>
        <w:pStyle w:val="2"/>
        <w:widowControl/>
      </w:pPr>
      <w:r w:rsidRPr="00F13428">
        <w:t>5  Results</w:t>
      </w:r>
    </w:p>
    <w:p w14:paraId="7824CDCF" w14:textId="77777777" w:rsidR="000F1EE3" w:rsidRPr="00F13428" w:rsidRDefault="000D0E48">
      <w:pPr>
        <w:pStyle w:val="3"/>
        <w:widowControl/>
        <w:spacing w:before="180"/>
      </w:pPr>
      <w:r w:rsidRPr="00F13428">
        <w:t>5.1  Overall Experimental Outcomes</w:t>
      </w:r>
    </w:p>
    <w:p w14:paraId="36F8866B" w14:textId="2331FEE2" w:rsidR="000F1EE3" w:rsidRPr="00F13428" w:rsidRDefault="000D0E48">
      <w:pPr>
        <w:spacing w:before="60"/>
      </w:pPr>
      <w:r w:rsidRPr="00F13428">
        <w:t xml:space="preserve">Three of the four dual-stream embedding configurations outperformed the baseline, and </w:t>
      </w:r>
      <w:del w:id="715" w:author="Author" w:date="2026-06-09T03:19:00Z">
        <w:r w:rsidRPr="00F13428">
          <w:delText xml:space="preserve">the </w:delText>
        </w:r>
      </w:del>
      <w:r w:rsidRPr="00F13428">
        <w:t xml:space="preserve">dual-stream fusion surpassed every single-stream ablation model built from the same inputs. Among all </w:t>
      </w:r>
      <w:del w:id="716" w:author="Author" w:date="2026-06-09T03:19:00Z">
        <w:r w:rsidRPr="00F13428">
          <w:delText xml:space="preserve">the </w:delText>
        </w:r>
      </w:del>
      <w:r w:rsidRPr="00F13428">
        <w:t xml:space="preserve">configurations, the Dual PubMedBERT model achieved the highest overall topic modelling quality, with a </w:t>
      </w:r>
      <w:del w:id="717" w:author="Author" w:date="2026-06-12T03:59:00Z">
        <w:r w:rsidRPr="00F13428" w:rsidDel="004E208C">
          <w:delText>topic coherence (</w:delText>
        </w:r>
      </w:del>
      <w:r w:rsidRPr="00F13428">
        <w:t>TC</w:t>
      </w:r>
      <w:del w:id="718" w:author="Author" w:date="2026-06-12T03:59:00Z">
        <w:r w:rsidRPr="00F13428" w:rsidDel="004E208C">
          <w:delText>)</w:delText>
        </w:r>
      </w:del>
      <w:r w:rsidRPr="00F13428">
        <w:t xml:space="preserve"> of 0.6172, </w:t>
      </w:r>
      <w:del w:id="719" w:author="Author" w:date="2026-06-09T03:19:00Z">
        <w:r w:rsidRPr="00F13428">
          <w:delText xml:space="preserve">a </w:delText>
        </w:r>
      </w:del>
      <w:del w:id="720" w:author="Author" w:date="2026-06-12T03:55:00Z">
        <w:r w:rsidRPr="00F13428" w:rsidDel="0076295E">
          <w:delText>topic diversity (</w:delText>
        </w:r>
      </w:del>
      <w:r w:rsidRPr="00F13428">
        <w:t>TD</w:t>
      </w:r>
      <w:del w:id="721" w:author="Author" w:date="2026-06-12T03:55:00Z">
        <w:r w:rsidRPr="00F13428" w:rsidDel="0076295E">
          <w:delText>)</w:delText>
        </w:r>
      </w:del>
      <w:r w:rsidRPr="00F13428">
        <w:t xml:space="preserve"> of 0.7458, and </w:t>
      </w:r>
      <w:del w:id="722" w:author="Author" w:date="2026-06-12T10:51:00Z">
        <w:r w:rsidRPr="00F13428" w:rsidDel="009C3814">
          <w:delText xml:space="preserve">a </w:delText>
        </w:r>
      </w:del>
      <w:r w:rsidRPr="00F13428">
        <w:t>combined TC+TD score of 1.3443, representing a 7.3% improvement over the baseline (TC+TD = 1.2530). These results demonstrate</w:t>
      </w:r>
      <w:r w:rsidRPr="00F13428">
        <w:rPr>
          <w:rFonts w:eastAsia="游明朝"/>
        </w:rPr>
        <w:t xml:space="preserve"> the effectiven</w:t>
      </w:r>
      <w:r w:rsidRPr="00F13428">
        <w:t xml:space="preserve">ess of integrating contextual textual embeddings with structured biomedical metadata </w:t>
      </w:r>
      <w:ins w:id="723" w:author="Author" w:date="2026-06-09T03:19:00Z">
        <w:r w:rsidRPr="00F13428">
          <w:t>us</w:t>
        </w:r>
        <w:r w:rsidRPr="00F13428">
          <w:t>ing</w:t>
        </w:r>
      </w:ins>
      <w:del w:id="724" w:author="Author" w:date="2026-06-09T03:19:00Z">
        <w:r w:rsidRPr="00F13428">
          <w:delText>under</w:delText>
        </w:r>
      </w:del>
      <w:r w:rsidRPr="00F13428">
        <w:t xml:space="preserve"> the proposed fusion mechanism.</w:t>
      </w:r>
    </w:p>
    <w:p w14:paraId="77499966" w14:textId="77777777" w:rsidR="000F1EE3" w:rsidRPr="00F13428" w:rsidRDefault="000D0E48">
      <w:pPr>
        <w:ind w:firstLine="300"/>
      </w:pPr>
      <w:r w:rsidRPr="00F13428">
        <w:t>To provide a more intuitive view of the parameter landscape, we visualized the α–β grid search results via three separate heatmaps:</w:t>
      </w:r>
    </w:p>
    <w:p w14:paraId="5D8ED8C9" w14:textId="77777777" w:rsidR="000F1EE3" w:rsidRPr="00F13428" w:rsidRDefault="000D0E48">
      <w:pPr>
        <w:pStyle w:val="Figure"/>
        <w:spacing w:before="240"/>
        <w:ind w:firstLine="300"/>
      </w:pPr>
      <w:r w:rsidRPr="00F13428">
        <w:t xml:space="preserve"> </w:t>
      </w:r>
    </w:p>
    <w:p w14:paraId="4C1F853D" w14:textId="77777777" w:rsidR="000F1EE3" w:rsidRPr="00F13428" w:rsidRDefault="000D0E48">
      <w:pPr>
        <w:pStyle w:val="centerpar"/>
      </w:pPr>
      <w:r w:rsidRPr="00F13428">
        <w:t xml:space="preserve"> </w:t>
      </w:r>
    </w:p>
    <w:p w14:paraId="7047566A" w14:textId="3E184FA2" w:rsidR="000F1EE3" w:rsidRPr="00F13428" w:rsidRDefault="000D0E48">
      <w:pPr>
        <w:pStyle w:val="a9"/>
      </w:pPr>
      <w:commentRangeStart w:id="725"/>
      <w:r w:rsidRPr="00F13428">
        <w:t xml:space="preserve">Figure </w:t>
      </w:r>
      <w:bookmarkStart w:id="726" w:name="BMfig_tc_heatmap"/>
      <w:r w:rsidRPr="00F13428">
        <w:t>3</w:t>
      </w:r>
      <w:bookmarkEnd w:id="726"/>
      <w:r w:rsidRPr="00F13428">
        <w:t xml:space="preserve">: </w:t>
      </w:r>
      <w:commentRangeEnd w:id="725"/>
      <w:r w:rsidR="009C3814" w:rsidRPr="00F13428">
        <w:rPr>
          <w:rStyle w:val="af5"/>
          <w:sz w:val="24"/>
          <w:szCs w:val="24"/>
        </w:rPr>
        <w:commentReference w:id="725"/>
      </w:r>
      <w:r w:rsidRPr="00F13428">
        <w:t xml:space="preserve">Heatmap of topic coherence (TC) scores across the α–β parameter grid </w:t>
      </w:r>
      <w:del w:id="727" w:author="Author" w:date="2026-06-12T10:57:00Z">
        <w:r w:rsidRPr="00F13428" w:rsidDel="008002A3">
          <w:delText xml:space="preserve">under </w:delText>
        </w:r>
      </w:del>
      <w:ins w:id="728" w:author="Author" w:date="2026-06-12T10:57:00Z">
        <w:r w:rsidR="008002A3">
          <w:t>using</w:t>
        </w:r>
        <w:r w:rsidR="008002A3" w:rsidRPr="00F13428">
          <w:t xml:space="preserve"> </w:t>
        </w:r>
      </w:ins>
      <w:r w:rsidRPr="00F13428">
        <w:t>the Dual PubMedBERT configuration.</w:t>
      </w:r>
      <w:r w:rsidRPr="00F13428">
        <w:fldChar w:fldCharType="begin"/>
      </w:r>
      <w:r w:rsidRPr="00F13428">
        <w:instrText>TC "3 Heatmap of topic coherence (TC) scores across the α–β parameter grid under the Dual PubMedBERT configuration." \f f</w:instrText>
      </w:r>
      <w:r w:rsidRPr="00F13428">
        <w:fldChar w:fldCharType="end"/>
      </w:r>
    </w:p>
    <w:p w14:paraId="7BCB17DE" w14:textId="1B9CC1D1" w:rsidR="000F1EE3" w:rsidRPr="00F13428" w:rsidRDefault="000D0E48">
      <w:pPr>
        <w:spacing w:before="240"/>
        <w:ind w:firstLine="300"/>
      </w:pPr>
      <w:r w:rsidRPr="00F13428">
        <w:rPr>
          <w:b/>
          <w:bCs/>
        </w:rPr>
        <w:t>Figure </w:t>
      </w:r>
      <w:r w:rsidRPr="00F13428">
        <w:rPr>
          <w:b/>
          <w:bCs/>
        </w:rPr>
        <w:fldChar w:fldCharType="begin"/>
      </w:r>
      <w:r w:rsidRPr="00F13428">
        <w:rPr>
          <w:b/>
          <w:bCs/>
        </w:rPr>
        <w:instrText xml:space="preserve">REF BMfig_tc_heatmap \* MERGEFORMAT </w:instrText>
      </w:r>
      <w:r w:rsidRPr="00F13428">
        <w:rPr>
          <w:b/>
          <w:bCs/>
        </w:rPr>
        <w:fldChar w:fldCharType="separate"/>
      </w:r>
      <w:ins w:id="729" w:author="RONGLI LI" w:date="2026-06-15T18:41:00Z" w16du:dateUtc="2026-06-15T09:41:00Z">
        <w:r w:rsidRPr="000D0E48">
          <w:rPr>
            <w:b/>
            <w:bCs/>
            <w:rPrChange w:id="730" w:author="RONGLI LI" w:date="2026-06-15T18:41:00Z" w16du:dateUtc="2026-06-15T09:41:00Z">
              <w:rPr/>
            </w:rPrChange>
          </w:rPr>
          <w:t>3</w:t>
        </w:r>
      </w:ins>
      <w:del w:id="731" w:author="RONGLI LI" w:date="2026-06-15T18:41:00Z" w16du:dateUtc="2026-06-15T09:41:00Z">
        <w:r w:rsidRPr="00F13428" w:rsidDel="000D0E48">
          <w:rPr>
            <w:b/>
            <w:bCs/>
          </w:rPr>
          <w:delText>3</w:delText>
        </w:r>
      </w:del>
      <w:r w:rsidRPr="00F13428">
        <w:rPr>
          <w:b/>
          <w:bCs/>
        </w:rPr>
        <w:fldChar w:fldCharType="end"/>
      </w:r>
      <w:r w:rsidRPr="00F13428">
        <w:t xml:space="preserve"> shows the distribution of </w:t>
      </w:r>
      <w:del w:id="732" w:author="Author" w:date="2026-06-12T03:59:00Z">
        <w:r w:rsidRPr="00F13428" w:rsidDel="004E208C">
          <w:delText>topic coherence (</w:delText>
        </w:r>
      </w:del>
      <w:r w:rsidRPr="00F13428">
        <w:t>TC</w:t>
      </w:r>
      <w:del w:id="733" w:author="Author" w:date="2026-06-12T03:59:00Z">
        <w:r w:rsidRPr="00F13428" w:rsidDel="004E208C">
          <w:delText>)</w:delText>
        </w:r>
      </w:del>
      <w:r w:rsidRPr="00F13428">
        <w:t xml:space="preserve"> across different α–β combinations. The highest TC value of 0.6172 was achieved at α</w:t>
      </w:r>
      <w:ins w:id="734" w:author="Author" w:date="2026-06-11T10:52:00Z">
        <w:r w:rsidR="00F9358F">
          <w:t xml:space="preserve"> </w:t>
        </w:r>
      </w:ins>
      <w:r w:rsidRPr="00F13428">
        <w:t>=</w:t>
      </w:r>
      <w:ins w:id="735" w:author="Author" w:date="2026-06-11T10:52:00Z">
        <w:r w:rsidR="00F9358F">
          <w:t xml:space="preserve"> </w:t>
        </w:r>
      </w:ins>
      <w:r w:rsidRPr="00F13428">
        <w:t>0.40 and β</w:t>
      </w:r>
      <w:ins w:id="736" w:author="Author" w:date="2026-06-11T10:52:00Z">
        <w:r w:rsidR="00F9358F">
          <w:t xml:space="preserve"> </w:t>
        </w:r>
      </w:ins>
      <w:r w:rsidRPr="00F13428">
        <w:t>=</w:t>
      </w:r>
      <w:ins w:id="737" w:author="Author" w:date="2026-06-11T10:52:00Z">
        <w:r w:rsidR="00F9358F">
          <w:t xml:space="preserve"> </w:t>
        </w:r>
      </w:ins>
      <w:r w:rsidRPr="00F13428">
        <w:t>0.65, indicating that emphasizing textual information alongside strongly weighted major MeSH terms leads to more semantically consistent topic clusters.</w:t>
      </w:r>
    </w:p>
    <w:p w14:paraId="395F8720" w14:textId="77777777" w:rsidR="000F1EE3" w:rsidRPr="00F13428" w:rsidRDefault="000D0E48">
      <w:pPr>
        <w:pStyle w:val="Figure"/>
        <w:spacing w:before="240"/>
        <w:ind w:firstLine="300"/>
      </w:pPr>
      <w:r w:rsidRPr="00F13428">
        <w:t xml:space="preserve"> </w:t>
      </w:r>
    </w:p>
    <w:p w14:paraId="20CFAA9F" w14:textId="77777777" w:rsidR="000F1EE3" w:rsidRPr="00F13428" w:rsidRDefault="000D0E48">
      <w:pPr>
        <w:pStyle w:val="centerpar"/>
      </w:pPr>
      <w:r w:rsidRPr="00F13428">
        <w:t xml:space="preserve"> </w:t>
      </w:r>
    </w:p>
    <w:p w14:paraId="59D160FD" w14:textId="1E866805" w:rsidR="000F1EE3" w:rsidRPr="00F13428" w:rsidRDefault="000D0E48">
      <w:pPr>
        <w:pStyle w:val="a9"/>
      </w:pPr>
      <w:r w:rsidRPr="00F13428">
        <w:t xml:space="preserve">Figure </w:t>
      </w:r>
      <w:bookmarkStart w:id="738" w:name="BMfig_td_heatmap"/>
      <w:r w:rsidRPr="00F13428">
        <w:t>4</w:t>
      </w:r>
      <w:bookmarkEnd w:id="738"/>
      <w:r w:rsidRPr="00F13428">
        <w:t xml:space="preserve">: Heatmap of topic diversity (TD) scores across the α–β parameter grid </w:t>
      </w:r>
      <w:del w:id="739" w:author="Author" w:date="2026-06-12T10:58:00Z">
        <w:r w:rsidRPr="00F13428" w:rsidDel="008002A3">
          <w:delText xml:space="preserve">under </w:delText>
        </w:r>
      </w:del>
      <w:ins w:id="740" w:author="Author" w:date="2026-06-12T10:58:00Z">
        <w:r w:rsidR="008002A3">
          <w:t>using</w:t>
        </w:r>
        <w:r w:rsidR="008002A3" w:rsidRPr="00F13428">
          <w:t xml:space="preserve"> </w:t>
        </w:r>
      </w:ins>
      <w:r w:rsidRPr="00F13428">
        <w:t>the Dual PubMedBERT configuration.</w:t>
      </w:r>
      <w:r w:rsidRPr="00F13428">
        <w:fldChar w:fldCharType="begin"/>
      </w:r>
      <w:r w:rsidRPr="00F13428">
        <w:instrText>TC "4 Heatmap of topic diversity (TD) scores across the α–β parameter grid under the Dual PubMedBERT configuration." \f f</w:instrText>
      </w:r>
      <w:r w:rsidRPr="00F13428">
        <w:fldChar w:fldCharType="end"/>
      </w:r>
    </w:p>
    <w:p w14:paraId="5082B1D6" w14:textId="7C7EAD42" w:rsidR="000F1EE3" w:rsidRPr="00F13428" w:rsidRDefault="000D0E48">
      <w:pPr>
        <w:spacing w:before="240"/>
        <w:ind w:firstLine="300"/>
      </w:pPr>
      <w:r w:rsidRPr="00F13428">
        <w:rPr>
          <w:b/>
          <w:bCs/>
        </w:rPr>
        <w:lastRenderedPageBreak/>
        <w:t>Figure </w:t>
      </w:r>
      <w:r w:rsidRPr="00F13428">
        <w:rPr>
          <w:b/>
          <w:bCs/>
        </w:rPr>
        <w:fldChar w:fldCharType="begin"/>
      </w:r>
      <w:r w:rsidRPr="00F13428">
        <w:rPr>
          <w:b/>
          <w:bCs/>
        </w:rPr>
        <w:instrText xml:space="preserve">REF BMfig_td_heatmap \* MERGEFORMAT </w:instrText>
      </w:r>
      <w:r w:rsidRPr="00F13428">
        <w:rPr>
          <w:b/>
          <w:bCs/>
        </w:rPr>
        <w:fldChar w:fldCharType="separate"/>
      </w:r>
      <w:ins w:id="741" w:author="RONGLI LI" w:date="2026-06-15T18:41:00Z" w16du:dateUtc="2026-06-15T09:41:00Z">
        <w:r w:rsidRPr="000D0E48">
          <w:rPr>
            <w:b/>
            <w:bCs/>
            <w:rPrChange w:id="742" w:author="RONGLI LI" w:date="2026-06-15T18:41:00Z" w16du:dateUtc="2026-06-15T09:41:00Z">
              <w:rPr/>
            </w:rPrChange>
          </w:rPr>
          <w:t>4</w:t>
        </w:r>
      </w:ins>
      <w:del w:id="743" w:author="RONGLI LI" w:date="2026-06-15T18:41:00Z" w16du:dateUtc="2026-06-15T09:41:00Z">
        <w:r w:rsidRPr="00F13428" w:rsidDel="000D0E48">
          <w:rPr>
            <w:b/>
            <w:bCs/>
          </w:rPr>
          <w:delText>4</w:delText>
        </w:r>
      </w:del>
      <w:r w:rsidRPr="00F13428">
        <w:rPr>
          <w:b/>
          <w:bCs/>
        </w:rPr>
        <w:fldChar w:fldCharType="end"/>
      </w:r>
      <w:r w:rsidRPr="00F13428">
        <w:t xml:space="preserve"> illustrates the variation in </w:t>
      </w:r>
      <w:del w:id="744" w:author="Author" w:date="2026-06-12T03:56:00Z">
        <w:r w:rsidRPr="00F13428" w:rsidDel="0076295E">
          <w:delText>topic diversity (</w:delText>
        </w:r>
      </w:del>
      <w:r w:rsidRPr="00F13428">
        <w:t>TD</w:t>
      </w:r>
      <w:del w:id="745" w:author="Author" w:date="2026-06-12T03:56:00Z">
        <w:r w:rsidRPr="00F13428" w:rsidDel="0076295E">
          <w:delText>)</w:delText>
        </w:r>
      </w:del>
      <w:r w:rsidRPr="00F13428">
        <w:t>. The highest TD score of 0.7458 occurred at α</w:t>
      </w:r>
      <w:ins w:id="746" w:author="Author" w:date="2026-06-11T10:52:00Z">
        <w:r w:rsidR="00F9358F">
          <w:t xml:space="preserve"> </w:t>
        </w:r>
      </w:ins>
      <w:r w:rsidRPr="00F13428">
        <w:t>=</w:t>
      </w:r>
      <w:ins w:id="747" w:author="Author" w:date="2026-06-11T10:52:00Z">
        <w:r w:rsidR="00F9358F">
          <w:t xml:space="preserve"> </w:t>
        </w:r>
      </w:ins>
      <w:r w:rsidRPr="00F13428">
        <w:t>0.45 and β</w:t>
      </w:r>
      <w:ins w:id="748" w:author="Author" w:date="2026-06-11T10:52:00Z">
        <w:r w:rsidR="00F9358F">
          <w:t xml:space="preserve"> </w:t>
        </w:r>
      </w:ins>
      <w:r w:rsidRPr="00F13428">
        <w:t>=</w:t>
      </w:r>
      <w:ins w:id="749" w:author="Author" w:date="2026-06-11T10:52:00Z">
        <w:r w:rsidR="00F9358F">
          <w:t xml:space="preserve"> </w:t>
        </w:r>
      </w:ins>
      <w:r w:rsidRPr="00F13428">
        <w:t>0.40, suggesting that balanced weighting between textual and MeSH inputs fosters broader thematic coverage and reduced keyword overlap across topics.</w:t>
      </w:r>
    </w:p>
    <w:p w14:paraId="40ED361C" w14:textId="77777777" w:rsidR="000F1EE3" w:rsidRPr="00F13428" w:rsidRDefault="000D0E48">
      <w:pPr>
        <w:pStyle w:val="Figure"/>
        <w:spacing w:before="240"/>
        <w:ind w:firstLine="300"/>
      </w:pPr>
      <w:r w:rsidRPr="00F13428">
        <w:t xml:space="preserve"> </w:t>
      </w:r>
    </w:p>
    <w:p w14:paraId="6741A211" w14:textId="77777777" w:rsidR="000F1EE3" w:rsidRPr="00F13428" w:rsidRDefault="000D0E48">
      <w:pPr>
        <w:pStyle w:val="centerpar"/>
      </w:pPr>
      <w:r w:rsidRPr="00F13428">
        <w:t xml:space="preserve"> </w:t>
      </w:r>
    </w:p>
    <w:p w14:paraId="5BF35478" w14:textId="1073D01A" w:rsidR="000F1EE3" w:rsidRPr="00F13428" w:rsidRDefault="000D0E48">
      <w:pPr>
        <w:pStyle w:val="a9"/>
      </w:pPr>
      <w:r w:rsidRPr="00F13428">
        <w:t xml:space="preserve">Figure </w:t>
      </w:r>
      <w:bookmarkStart w:id="750" w:name="BMfig_combined_heatmap"/>
      <w:r w:rsidRPr="00F13428">
        <w:t>5</w:t>
      </w:r>
      <w:bookmarkEnd w:id="750"/>
      <w:r w:rsidRPr="00F13428">
        <w:t xml:space="preserve">: Heatmap of combined topic coherence and diversity scores across the α–β parameter grid </w:t>
      </w:r>
      <w:del w:id="751" w:author="Author" w:date="2026-06-12T10:59:00Z">
        <w:r w:rsidRPr="00F13428" w:rsidDel="00E87517">
          <w:delText xml:space="preserve">under </w:delText>
        </w:r>
      </w:del>
      <w:ins w:id="752" w:author="Author" w:date="2026-06-12T10:59:00Z">
        <w:r w:rsidR="00E87517">
          <w:t>using</w:t>
        </w:r>
        <w:r w:rsidR="00E87517" w:rsidRPr="00F13428">
          <w:t xml:space="preserve"> </w:t>
        </w:r>
      </w:ins>
      <w:r w:rsidRPr="00F13428">
        <w:t>the Dual PubMedBERT configuration.</w:t>
      </w:r>
      <w:r w:rsidRPr="00F13428">
        <w:fldChar w:fldCharType="begin"/>
      </w:r>
      <w:r w:rsidRPr="00F13428">
        <w:instrText>TC "5 Heatmap of combined topic coherence and diversity scores across the α–β parameter grid under the Dual PubMedBERT configuration." \f f</w:instrText>
      </w:r>
      <w:r w:rsidRPr="00F13428">
        <w:fldChar w:fldCharType="end"/>
      </w:r>
    </w:p>
    <w:p w14:paraId="20FC67D2" w14:textId="14AB7534" w:rsidR="000F1EE3" w:rsidRPr="00F13428" w:rsidRDefault="000D0E48">
      <w:pPr>
        <w:spacing w:before="240"/>
        <w:ind w:firstLine="300"/>
      </w:pPr>
      <w:r w:rsidRPr="00F13428">
        <w:rPr>
          <w:b/>
          <w:bCs/>
        </w:rPr>
        <w:t>Figure </w:t>
      </w:r>
      <w:r w:rsidRPr="00F13428">
        <w:rPr>
          <w:b/>
          <w:bCs/>
        </w:rPr>
        <w:fldChar w:fldCharType="begin"/>
      </w:r>
      <w:r w:rsidRPr="00F13428">
        <w:rPr>
          <w:b/>
          <w:bCs/>
        </w:rPr>
        <w:instrText xml:space="preserve">REF BMfig_combined_heatmap \* MERGEFORMAT </w:instrText>
      </w:r>
      <w:r w:rsidRPr="00F13428">
        <w:rPr>
          <w:b/>
          <w:bCs/>
        </w:rPr>
        <w:fldChar w:fldCharType="separate"/>
      </w:r>
      <w:ins w:id="753" w:author="RONGLI LI" w:date="2026-06-15T18:41:00Z" w16du:dateUtc="2026-06-15T09:41:00Z">
        <w:r w:rsidRPr="000D0E48">
          <w:rPr>
            <w:b/>
            <w:bCs/>
            <w:rPrChange w:id="754" w:author="RONGLI LI" w:date="2026-06-15T18:41:00Z" w16du:dateUtc="2026-06-15T09:41:00Z">
              <w:rPr/>
            </w:rPrChange>
          </w:rPr>
          <w:t>5</w:t>
        </w:r>
      </w:ins>
      <w:del w:id="755" w:author="RONGLI LI" w:date="2026-06-15T18:41:00Z" w16du:dateUtc="2026-06-15T09:41:00Z">
        <w:r w:rsidRPr="00F13428" w:rsidDel="000D0E48">
          <w:rPr>
            <w:b/>
            <w:bCs/>
          </w:rPr>
          <w:delText>5</w:delText>
        </w:r>
      </w:del>
      <w:r w:rsidRPr="00F13428">
        <w:rPr>
          <w:b/>
          <w:bCs/>
        </w:rPr>
        <w:fldChar w:fldCharType="end"/>
      </w:r>
      <w:r w:rsidRPr="00F13428">
        <w:t xml:space="preserve"> presents the combined TC+TD scores, reflecting the trade-off between intratopic coherence and intertopic diversity. The optimal joint performance (TC+TD = 1.3443) was also observed at α</w:t>
      </w:r>
      <w:ins w:id="756" w:author="Author" w:date="2026-06-11T10:52:00Z">
        <w:r w:rsidR="00F9358F">
          <w:t xml:space="preserve"> </w:t>
        </w:r>
      </w:ins>
      <w:r w:rsidRPr="00F13428">
        <w:t>=</w:t>
      </w:r>
      <w:ins w:id="757" w:author="Author" w:date="2026-06-11T10:52:00Z">
        <w:r w:rsidR="00F9358F">
          <w:t xml:space="preserve"> </w:t>
        </w:r>
      </w:ins>
      <w:r w:rsidRPr="00F13428">
        <w:t>0.45 and β</w:t>
      </w:r>
      <w:ins w:id="758" w:author="Author" w:date="2026-06-11T10:52:00Z">
        <w:r w:rsidR="00F9358F">
          <w:t xml:space="preserve"> </w:t>
        </w:r>
      </w:ins>
      <w:r w:rsidRPr="00F13428">
        <w:t>=</w:t>
      </w:r>
      <w:ins w:id="759" w:author="Author" w:date="2026-06-11T10:52:00Z">
        <w:r w:rsidR="00F9358F">
          <w:t xml:space="preserve"> </w:t>
        </w:r>
      </w:ins>
      <w:r w:rsidRPr="00F13428">
        <w:t>0.40, confirming the robustness of this fusion configuration.</w:t>
      </w:r>
    </w:p>
    <w:p w14:paraId="0E27B02B" w14:textId="77777777" w:rsidR="000F1EE3" w:rsidRPr="00F13428" w:rsidRDefault="000D0E48">
      <w:pPr>
        <w:ind w:firstLine="300"/>
      </w:pPr>
      <w:r w:rsidRPr="00F13428">
        <w:t xml:space="preserve">Blank regions in the heatmaps denote α–β combinations that produced an abnormally low number of clusters, typically fewer than five, making coherence and diversity scores unreliable. These were excluded from </w:t>
      </w:r>
      <w:ins w:id="760" w:author="Author" w:date="2026-06-09T03:19:00Z">
        <w:r w:rsidRPr="00F13428">
          <w:rPr>
            <w:rFonts w:eastAsia="游明朝"/>
          </w:rPr>
          <w:t xml:space="preserve">the </w:t>
        </w:r>
      </w:ins>
      <w:r w:rsidRPr="00F13428">
        <w:rPr>
          <w:rFonts w:eastAsia="游明朝"/>
        </w:rPr>
        <w:t>visualization</w:t>
      </w:r>
      <w:r w:rsidRPr="00F13428">
        <w:t>s to ensure clarity and interpretability.</w:t>
      </w:r>
    </w:p>
    <w:p w14:paraId="239E2309" w14:textId="77777777" w:rsidR="000F1EE3" w:rsidRPr="00F13428" w:rsidRDefault="000D0E48">
      <w:pPr>
        <w:pStyle w:val="3"/>
        <w:widowControl/>
        <w:spacing w:before="120"/>
      </w:pPr>
      <w:r w:rsidRPr="00F13428">
        <w:t>5.2  Model-Specific Performance</w:t>
      </w:r>
    </w:p>
    <w:p w14:paraId="04B2D9B4" w14:textId="0236D561" w:rsidR="000F1EE3" w:rsidRPr="00F13428" w:rsidRDefault="000D0E48">
      <w:pPr>
        <w:spacing w:before="60"/>
      </w:pPr>
      <w:r w:rsidRPr="00F13428">
        <w:t xml:space="preserve">The dual-stream embedding topic modelling framework demonstrated significant improvements over </w:t>
      </w:r>
      <w:ins w:id="761" w:author="Author" w:date="2026-06-09T03:19:00Z">
        <w:r w:rsidRPr="00F13428">
          <w:rPr>
            <w:rFonts w:eastAsia="游明朝"/>
          </w:rPr>
          <w:t xml:space="preserve">the </w:t>
        </w:r>
      </w:ins>
      <w:r w:rsidRPr="00F13428">
        <w:rPr>
          <w:rFonts w:eastAsia="游明朝"/>
        </w:rPr>
        <w:t xml:space="preserve">baseline models across all evaluated metrics. The detailed performance of each model is summarized </w:t>
      </w:r>
      <w:del w:id="762" w:author="Author" w:date="2026-06-09T03:19:00Z">
        <w:r w:rsidRPr="00F13428">
          <w:delText xml:space="preserve">clearly </w:delText>
        </w:r>
      </w:del>
      <w:r w:rsidRPr="00F13428">
        <w:t xml:space="preserve">in </w:t>
      </w:r>
      <w:r w:rsidRPr="00F13428">
        <w:rPr>
          <w:b/>
          <w:bCs/>
        </w:rPr>
        <w:t>Table </w:t>
      </w:r>
      <w:r w:rsidRPr="00F13428">
        <w:rPr>
          <w:b/>
          <w:bCs/>
        </w:rPr>
        <w:fldChar w:fldCharType="begin"/>
      </w:r>
      <w:r w:rsidRPr="00F13428">
        <w:rPr>
          <w:b/>
          <w:bCs/>
        </w:rPr>
        <w:instrText xml:space="preserve">REF BMtab_model_performance \* MERGEFORMAT </w:instrText>
      </w:r>
      <w:r w:rsidRPr="00F13428">
        <w:rPr>
          <w:b/>
          <w:bCs/>
        </w:rPr>
        <w:fldChar w:fldCharType="separate"/>
      </w:r>
      <w:ins w:id="763" w:author="RONGLI LI" w:date="2026-06-15T18:41:00Z" w16du:dateUtc="2026-06-15T09:41:00Z">
        <w:r w:rsidRPr="000D0E48">
          <w:rPr>
            <w:b/>
            <w:bCs/>
            <w:rPrChange w:id="764" w:author="RONGLI LI" w:date="2026-06-15T18:41:00Z" w16du:dateUtc="2026-06-15T09:41:00Z">
              <w:rPr/>
            </w:rPrChange>
          </w:rPr>
          <w:t>2</w:t>
        </w:r>
      </w:ins>
      <w:del w:id="765" w:author="RONGLI LI" w:date="2026-06-15T18:41:00Z" w16du:dateUtc="2026-06-15T09:41:00Z">
        <w:r w:rsidRPr="00F13428" w:rsidDel="000D0E48">
          <w:rPr>
            <w:b/>
            <w:bCs/>
          </w:rPr>
          <w:delText>2</w:delText>
        </w:r>
      </w:del>
      <w:r w:rsidRPr="00F13428">
        <w:rPr>
          <w:b/>
          <w:bCs/>
        </w:rPr>
        <w:fldChar w:fldCharType="end"/>
      </w:r>
      <w:r w:rsidRPr="00F13428">
        <w:t>.</w:t>
      </w:r>
    </w:p>
    <w:p w14:paraId="5C56822A" w14:textId="77777777" w:rsidR="000F1EE3" w:rsidRPr="00F13428" w:rsidRDefault="000D0E48">
      <w:pPr>
        <w:pStyle w:val="Table"/>
        <w:spacing w:before="240"/>
      </w:pPr>
      <w:r w:rsidRPr="00F13428">
        <w:t xml:space="preserve"> </w:t>
      </w:r>
    </w:p>
    <w:p w14:paraId="7DCC72CD" w14:textId="77777777" w:rsidR="000F1EE3" w:rsidRPr="00F13428" w:rsidRDefault="000D0E48">
      <w:pPr>
        <w:pStyle w:val="a9"/>
      </w:pPr>
      <w:r w:rsidRPr="00F13428">
        <w:t xml:space="preserve">Table </w:t>
      </w:r>
      <w:bookmarkStart w:id="766" w:name="BMtab_model_performance"/>
      <w:r w:rsidRPr="00F13428">
        <w:t>2</w:t>
      </w:r>
      <w:bookmarkEnd w:id="766"/>
      <w:r w:rsidRPr="00F13428">
        <w:t>: Best topic coherence (TC), topic diversity (TD), and combined TC+TD scores for each dual-stream model, with the corresponding optimal (α,β) parameters and the relative improvement over the single-stream baseline (TC+TD = 1.2530). Each metric column reports the best value attained over the α–β grid, which may occur at different parameter settings.</w:t>
      </w:r>
      <w:r w:rsidRPr="00F13428">
        <w:fldChar w:fldCharType="begin"/>
      </w:r>
      <w:r w:rsidRPr="00F13428">
        <w:instrText>TC "2 Best topic coherence (TC), topic diversity (TD), and combined TC+TD scores for each dual-stream model, with the corresponding optimal (α,β) parameters and the relative improvement over the single-stream baseline (TC+TD = 1.2530). Each metric column reports the best value attained over the α–β grid, which may occur at different parameter settings." \f t</w:instrText>
      </w:r>
      <w:r w:rsidRPr="00F13428">
        <w:fldChar w:fldCharType="end"/>
      </w:r>
    </w:p>
    <w:p w14:paraId="275D11BE" w14:textId="77777777" w:rsidR="000F1EE3" w:rsidRPr="00F13428" w:rsidRDefault="000F1EE3">
      <w:pPr>
        <w:pStyle w:val="a9"/>
      </w:pPr>
    </w:p>
    <w:tbl>
      <w:tblPr>
        <w:tblW w:w="0" w:type="auto"/>
        <w:tblLayout w:type="fixed"/>
        <w:tblCellMar>
          <w:left w:w="0" w:type="dxa"/>
          <w:right w:w="0" w:type="dxa"/>
        </w:tblCellMar>
        <w:tblLook w:val="0000" w:firstRow="0" w:lastRow="0" w:firstColumn="0" w:lastColumn="0" w:noHBand="0" w:noVBand="0"/>
      </w:tblPr>
      <w:tblGrid>
        <w:gridCol w:w="1887"/>
        <w:gridCol w:w="1195"/>
        <w:gridCol w:w="1195"/>
        <w:gridCol w:w="1195"/>
        <w:gridCol w:w="1426"/>
      </w:tblGrid>
      <w:tr w:rsidR="0091190D" w:rsidRPr="00F13428" w14:paraId="300D9B24" w14:textId="77777777">
        <w:tc>
          <w:tcPr>
            <w:tcW w:w="1887" w:type="dxa"/>
            <w:tcBorders>
              <w:top w:val="single" w:sz="6" w:space="0" w:color="auto"/>
              <w:left w:val="nil"/>
              <w:bottom w:val="nil"/>
              <w:right w:val="nil"/>
            </w:tcBorders>
          </w:tcPr>
          <w:p w14:paraId="387E75D3"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Model</w:t>
            </w:r>
          </w:p>
        </w:tc>
        <w:tc>
          <w:tcPr>
            <w:tcW w:w="1195" w:type="dxa"/>
            <w:tcBorders>
              <w:top w:val="single" w:sz="6" w:space="0" w:color="auto"/>
              <w:left w:val="nil"/>
              <w:bottom w:val="nil"/>
              <w:right w:val="nil"/>
            </w:tcBorders>
          </w:tcPr>
          <w:p w14:paraId="667AE449" w14:textId="77777777" w:rsidR="000F1EE3" w:rsidRPr="00F13428" w:rsidRDefault="000D0E48">
            <w:pPr>
              <w:jc w:val="center"/>
              <w:rPr>
                <w:sz w:val="24"/>
                <w:szCs w:val="24"/>
                <w:highlight w:val="darkGray"/>
              </w:rPr>
            </w:pPr>
            <w:r w:rsidRPr="00F13428">
              <w:rPr>
                <w:b/>
                <w:bCs/>
                <w:sz w:val="24"/>
                <w:szCs w:val="24"/>
                <w:highlight w:val="darkGray"/>
              </w:rPr>
              <w:t>Best TC</w:t>
            </w:r>
          </w:p>
        </w:tc>
        <w:tc>
          <w:tcPr>
            <w:tcW w:w="1195" w:type="dxa"/>
            <w:tcBorders>
              <w:top w:val="single" w:sz="6" w:space="0" w:color="auto"/>
              <w:left w:val="nil"/>
              <w:bottom w:val="nil"/>
              <w:right w:val="nil"/>
            </w:tcBorders>
          </w:tcPr>
          <w:p w14:paraId="1394AD0C" w14:textId="77777777" w:rsidR="000F1EE3" w:rsidRPr="00F13428" w:rsidRDefault="000D0E48">
            <w:pPr>
              <w:jc w:val="center"/>
              <w:rPr>
                <w:sz w:val="24"/>
                <w:szCs w:val="24"/>
                <w:highlight w:val="darkGray"/>
              </w:rPr>
            </w:pPr>
            <w:r w:rsidRPr="00F13428">
              <w:rPr>
                <w:b/>
                <w:bCs/>
                <w:sz w:val="24"/>
                <w:szCs w:val="24"/>
                <w:highlight w:val="darkGray"/>
              </w:rPr>
              <w:t>Best TD</w:t>
            </w:r>
          </w:p>
        </w:tc>
        <w:tc>
          <w:tcPr>
            <w:tcW w:w="1195" w:type="dxa"/>
            <w:tcBorders>
              <w:top w:val="single" w:sz="6" w:space="0" w:color="auto"/>
              <w:left w:val="nil"/>
              <w:bottom w:val="nil"/>
              <w:right w:val="nil"/>
            </w:tcBorders>
          </w:tcPr>
          <w:p w14:paraId="49BF67BF" w14:textId="77777777" w:rsidR="000F1EE3" w:rsidRPr="00F13428" w:rsidRDefault="000D0E48">
            <w:pPr>
              <w:jc w:val="center"/>
              <w:rPr>
                <w:sz w:val="24"/>
                <w:szCs w:val="24"/>
                <w:highlight w:val="darkGray"/>
              </w:rPr>
            </w:pPr>
            <w:r w:rsidRPr="00F13428">
              <w:rPr>
                <w:b/>
                <w:bCs/>
                <w:sz w:val="24"/>
                <w:szCs w:val="24"/>
                <w:highlight w:val="darkGray"/>
              </w:rPr>
              <w:t>Best TC+TD</w:t>
            </w:r>
          </w:p>
        </w:tc>
        <w:tc>
          <w:tcPr>
            <w:tcW w:w="1426" w:type="dxa"/>
            <w:tcBorders>
              <w:top w:val="single" w:sz="6" w:space="0" w:color="auto"/>
              <w:left w:val="nil"/>
              <w:bottom w:val="nil"/>
              <w:right w:val="nil"/>
            </w:tcBorders>
          </w:tcPr>
          <w:p w14:paraId="4EFBE1AD" w14:textId="77777777" w:rsidR="000F1EE3" w:rsidRPr="00F13428" w:rsidRDefault="000D0E48">
            <w:pPr>
              <w:jc w:val="center"/>
              <w:rPr>
                <w:sz w:val="24"/>
                <w:szCs w:val="24"/>
                <w:highlight w:val="darkGray"/>
              </w:rPr>
            </w:pPr>
            <w:r w:rsidRPr="00F13428">
              <w:rPr>
                <w:b/>
                <w:bCs/>
                <w:sz w:val="24"/>
                <w:szCs w:val="24"/>
                <w:highlight w:val="darkGray"/>
              </w:rPr>
              <w:t>Improvement</w:t>
            </w:r>
          </w:p>
        </w:tc>
      </w:tr>
      <w:tr w:rsidR="0091190D" w:rsidRPr="00F13428" w14:paraId="7EF2D4C6" w14:textId="77777777">
        <w:tc>
          <w:tcPr>
            <w:tcW w:w="1887" w:type="dxa"/>
            <w:tcBorders>
              <w:top w:val="nil"/>
              <w:left w:val="nil"/>
              <w:bottom w:val="single" w:sz="6" w:space="0" w:color="auto"/>
              <w:right w:val="nil"/>
            </w:tcBorders>
          </w:tcPr>
          <w:p w14:paraId="15058022" w14:textId="77777777" w:rsidR="000F1EE3" w:rsidRPr="00F13428" w:rsidRDefault="000F1EE3">
            <w:pPr>
              <w:jc w:val="left"/>
              <w:rPr>
                <w:sz w:val="24"/>
                <w:szCs w:val="24"/>
                <w:highlight w:val="darkGray"/>
              </w:rPr>
            </w:pPr>
          </w:p>
        </w:tc>
        <w:tc>
          <w:tcPr>
            <w:tcW w:w="1195" w:type="dxa"/>
            <w:tcBorders>
              <w:top w:val="nil"/>
              <w:left w:val="nil"/>
              <w:bottom w:val="single" w:sz="6" w:space="0" w:color="auto"/>
              <w:right w:val="nil"/>
            </w:tcBorders>
          </w:tcPr>
          <w:p w14:paraId="0F1159D8" w14:textId="77777777" w:rsidR="000F1EE3" w:rsidRPr="00F13428" w:rsidRDefault="000D0E48">
            <w:pPr>
              <w:jc w:val="center"/>
              <w:rPr>
                <w:sz w:val="24"/>
                <w:szCs w:val="24"/>
                <w:highlight w:val="darkGray"/>
              </w:rPr>
            </w:pPr>
            <w:r w:rsidRPr="00F13428">
              <w:rPr>
                <w:sz w:val="24"/>
                <w:szCs w:val="24"/>
                <w:highlight w:val="darkGray"/>
              </w:rPr>
              <w:t>(α, β)</w:t>
            </w:r>
          </w:p>
        </w:tc>
        <w:tc>
          <w:tcPr>
            <w:tcW w:w="1195" w:type="dxa"/>
            <w:tcBorders>
              <w:top w:val="nil"/>
              <w:left w:val="nil"/>
              <w:bottom w:val="single" w:sz="6" w:space="0" w:color="auto"/>
              <w:right w:val="nil"/>
            </w:tcBorders>
          </w:tcPr>
          <w:p w14:paraId="27B05D81" w14:textId="77777777" w:rsidR="000F1EE3" w:rsidRPr="00F13428" w:rsidRDefault="000D0E48">
            <w:pPr>
              <w:jc w:val="center"/>
              <w:rPr>
                <w:sz w:val="24"/>
                <w:szCs w:val="24"/>
                <w:highlight w:val="darkGray"/>
              </w:rPr>
            </w:pPr>
            <w:r w:rsidRPr="00F13428">
              <w:rPr>
                <w:sz w:val="24"/>
                <w:szCs w:val="24"/>
                <w:highlight w:val="darkGray"/>
              </w:rPr>
              <w:t>(α, β)</w:t>
            </w:r>
          </w:p>
        </w:tc>
        <w:tc>
          <w:tcPr>
            <w:tcW w:w="1195" w:type="dxa"/>
            <w:tcBorders>
              <w:top w:val="nil"/>
              <w:left w:val="nil"/>
              <w:bottom w:val="single" w:sz="6" w:space="0" w:color="auto"/>
              <w:right w:val="nil"/>
            </w:tcBorders>
          </w:tcPr>
          <w:p w14:paraId="33FFF3E2" w14:textId="77777777" w:rsidR="000F1EE3" w:rsidRPr="00F13428" w:rsidRDefault="000D0E48">
            <w:pPr>
              <w:jc w:val="center"/>
              <w:rPr>
                <w:sz w:val="24"/>
                <w:szCs w:val="24"/>
                <w:highlight w:val="darkGray"/>
              </w:rPr>
            </w:pPr>
            <w:r w:rsidRPr="00F13428">
              <w:rPr>
                <w:sz w:val="24"/>
                <w:szCs w:val="24"/>
                <w:highlight w:val="darkGray"/>
              </w:rPr>
              <w:t>(α, β)</w:t>
            </w:r>
          </w:p>
        </w:tc>
        <w:tc>
          <w:tcPr>
            <w:tcW w:w="1426" w:type="dxa"/>
            <w:tcBorders>
              <w:top w:val="nil"/>
              <w:left w:val="nil"/>
              <w:bottom w:val="single" w:sz="6" w:space="0" w:color="auto"/>
              <w:right w:val="nil"/>
            </w:tcBorders>
          </w:tcPr>
          <w:p w14:paraId="7D3BECA8" w14:textId="77777777" w:rsidR="000F1EE3" w:rsidRPr="00F13428" w:rsidRDefault="000D0E48">
            <w:pPr>
              <w:jc w:val="center"/>
              <w:rPr>
                <w:sz w:val="24"/>
                <w:szCs w:val="24"/>
                <w:highlight w:val="darkGray"/>
              </w:rPr>
            </w:pPr>
            <w:r w:rsidRPr="00F13428">
              <w:rPr>
                <w:b/>
                <w:bCs/>
                <w:sz w:val="24"/>
                <w:szCs w:val="24"/>
                <w:highlight w:val="darkGray"/>
              </w:rPr>
              <w:t>(vs. Baseline)</w:t>
            </w:r>
          </w:p>
        </w:tc>
      </w:tr>
      <w:tr w:rsidR="0091190D" w:rsidRPr="00F13428" w14:paraId="1E14B5C6" w14:textId="77777777">
        <w:tc>
          <w:tcPr>
            <w:tcW w:w="1887" w:type="dxa"/>
            <w:tcBorders>
              <w:top w:val="nil"/>
              <w:left w:val="nil"/>
              <w:bottom w:val="nil"/>
              <w:right w:val="nil"/>
            </w:tcBorders>
          </w:tcPr>
          <w:p w14:paraId="44D9B7ED"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Dual PubMedBERT</w:t>
            </w:r>
          </w:p>
        </w:tc>
        <w:tc>
          <w:tcPr>
            <w:tcW w:w="1195" w:type="dxa"/>
            <w:tcBorders>
              <w:top w:val="nil"/>
              <w:left w:val="nil"/>
              <w:bottom w:val="nil"/>
              <w:right w:val="nil"/>
            </w:tcBorders>
          </w:tcPr>
          <w:p w14:paraId="6F71CCA5" w14:textId="77777777" w:rsidR="000F1EE3" w:rsidRPr="00F13428" w:rsidRDefault="000D0E48">
            <w:pPr>
              <w:jc w:val="center"/>
              <w:rPr>
                <w:sz w:val="24"/>
                <w:szCs w:val="24"/>
                <w:highlight w:val="darkGray"/>
              </w:rPr>
            </w:pPr>
            <w:r w:rsidRPr="00F13428">
              <w:rPr>
                <w:sz w:val="24"/>
                <w:szCs w:val="24"/>
                <w:highlight w:val="darkGray"/>
              </w:rPr>
              <w:t>0.6172</w:t>
            </w:r>
          </w:p>
        </w:tc>
        <w:tc>
          <w:tcPr>
            <w:tcW w:w="1195" w:type="dxa"/>
            <w:tcBorders>
              <w:top w:val="nil"/>
              <w:left w:val="nil"/>
              <w:bottom w:val="nil"/>
              <w:right w:val="nil"/>
            </w:tcBorders>
          </w:tcPr>
          <w:p w14:paraId="7BC4D611" w14:textId="77777777" w:rsidR="000F1EE3" w:rsidRPr="00F13428" w:rsidRDefault="000D0E48">
            <w:pPr>
              <w:jc w:val="center"/>
              <w:rPr>
                <w:sz w:val="24"/>
                <w:szCs w:val="24"/>
                <w:highlight w:val="darkGray"/>
              </w:rPr>
            </w:pPr>
            <w:r w:rsidRPr="00F13428">
              <w:rPr>
                <w:sz w:val="24"/>
                <w:szCs w:val="24"/>
                <w:highlight w:val="darkGray"/>
              </w:rPr>
              <w:t>0.7458</w:t>
            </w:r>
          </w:p>
        </w:tc>
        <w:tc>
          <w:tcPr>
            <w:tcW w:w="1195" w:type="dxa"/>
            <w:tcBorders>
              <w:top w:val="nil"/>
              <w:left w:val="nil"/>
              <w:bottom w:val="nil"/>
              <w:right w:val="nil"/>
            </w:tcBorders>
          </w:tcPr>
          <w:p w14:paraId="49553B64" w14:textId="77777777" w:rsidR="000F1EE3" w:rsidRPr="00F13428" w:rsidRDefault="000D0E48">
            <w:pPr>
              <w:jc w:val="center"/>
              <w:rPr>
                <w:sz w:val="24"/>
                <w:szCs w:val="24"/>
                <w:highlight w:val="darkGray"/>
              </w:rPr>
            </w:pPr>
            <w:r w:rsidRPr="00F13428">
              <w:rPr>
                <w:sz w:val="24"/>
                <w:szCs w:val="24"/>
                <w:highlight w:val="darkGray"/>
              </w:rPr>
              <w:t>1.3443</w:t>
            </w:r>
          </w:p>
        </w:tc>
        <w:tc>
          <w:tcPr>
            <w:tcW w:w="1426" w:type="dxa"/>
            <w:tcBorders>
              <w:top w:val="nil"/>
              <w:left w:val="nil"/>
              <w:bottom w:val="nil"/>
              <w:right w:val="nil"/>
            </w:tcBorders>
          </w:tcPr>
          <w:p w14:paraId="65D456D9" w14:textId="77777777" w:rsidR="000F1EE3" w:rsidRPr="00F13428" w:rsidRDefault="000D0E48">
            <w:pPr>
              <w:jc w:val="center"/>
              <w:rPr>
                <w:sz w:val="24"/>
                <w:szCs w:val="24"/>
                <w:highlight w:val="darkGray"/>
              </w:rPr>
            </w:pPr>
            <w:r w:rsidRPr="00F13428">
              <w:rPr>
                <w:sz w:val="24"/>
                <w:szCs w:val="24"/>
                <w:highlight w:val="darkGray"/>
              </w:rPr>
              <w:t>+7.3%</w:t>
            </w:r>
          </w:p>
        </w:tc>
      </w:tr>
      <w:tr w:rsidR="0091190D" w:rsidRPr="00F13428" w14:paraId="60A588C9" w14:textId="77777777">
        <w:tc>
          <w:tcPr>
            <w:tcW w:w="1887" w:type="dxa"/>
            <w:tcBorders>
              <w:top w:val="nil"/>
              <w:left w:val="nil"/>
              <w:bottom w:val="single" w:sz="6" w:space="0" w:color="auto"/>
              <w:right w:val="nil"/>
            </w:tcBorders>
          </w:tcPr>
          <w:p w14:paraId="1B8E38D6" w14:textId="77777777" w:rsidR="000F1EE3" w:rsidRPr="00F13428" w:rsidRDefault="000F1EE3">
            <w:pPr>
              <w:jc w:val="left"/>
              <w:rPr>
                <w:sz w:val="24"/>
                <w:szCs w:val="24"/>
                <w:highlight w:val="darkGray"/>
              </w:rPr>
            </w:pPr>
          </w:p>
        </w:tc>
        <w:tc>
          <w:tcPr>
            <w:tcW w:w="1195" w:type="dxa"/>
            <w:tcBorders>
              <w:top w:val="nil"/>
              <w:left w:val="nil"/>
              <w:bottom w:val="single" w:sz="6" w:space="0" w:color="auto"/>
              <w:right w:val="nil"/>
            </w:tcBorders>
          </w:tcPr>
          <w:p w14:paraId="3A271D4B" w14:textId="77777777" w:rsidR="000F1EE3" w:rsidRPr="00F13428" w:rsidRDefault="000D0E48">
            <w:pPr>
              <w:jc w:val="center"/>
              <w:rPr>
                <w:sz w:val="24"/>
                <w:szCs w:val="24"/>
                <w:highlight w:val="darkGray"/>
              </w:rPr>
            </w:pPr>
            <w:r w:rsidRPr="00F13428">
              <w:rPr>
                <w:sz w:val="24"/>
                <w:szCs w:val="24"/>
                <w:highlight w:val="darkGray"/>
              </w:rPr>
              <w:t>(0.40, 0.65)</w:t>
            </w:r>
          </w:p>
        </w:tc>
        <w:tc>
          <w:tcPr>
            <w:tcW w:w="1195" w:type="dxa"/>
            <w:tcBorders>
              <w:top w:val="nil"/>
              <w:left w:val="nil"/>
              <w:bottom w:val="single" w:sz="6" w:space="0" w:color="auto"/>
              <w:right w:val="nil"/>
            </w:tcBorders>
          </w:tcPr>
          <w:p w14:paraId="099B9EE4" w14:textId="77777777" w:rsidR="000F1EE3" w:rsidRPr="00F13428" w:rsidRDefault="000D0E48">
            <w:pPr>
              <w:jc w:val="center"/>
              <w:rPr>
                <w:sz w:val="24"/>
                <w:szCs w:val="24"/>
                <w:highlight w:val="darkGray"/>
              </w:rPr>
            </w:pPr>
            <w:r w:rsidRPr="00F13428">
              <w:rPr>
                <w:sz w:val="24"/>
                <w:szCs w:val="24"/>
                <w:highlight w:val="darkGray"/>
              </w:rPr>
              <w:t>(0.45, 0.40)</w:t>
            </w:r>
          </w:p>
        </w:tc>
        <w:tc>
          <w:tcPr>
            <w:tcW w:w="1195" w:type="dxa"/>
            <w:tcBorders>
              <w:top w:val="nil"/>
              <w:left w:val="nil"/>
              <w:bottom w:val="single" w:sz="6" w:space="0" w:color="auto"/>
              <w:right w:val="nil"/>
            </w:tcBorders>
          </w:tcPr>
          <w:p w14:paraId="322B3FBC" w14:textId="77777777" w:rsidR="000F1EE3" w:rsidRPr="00F13428" w:rsidRDefault="000D0E48">
            <w:pPr>
              <w:jc w:val="center"/>
              <w:rPr>
                <w:sz w:val="24"/>
                <w:szCs w:val="24"/>
                <w:highlight w:val="darkGray"/>
              </w:rPr>
            </w:pPr>
            <w:r w:rsidRPr="00F13428">
              <w:rPr>
                <w:sz w:val="24"/>
                <w:szCs w:val="24"/>
                <w:highlight w:val="darkGray"/>
              </w:rPr>
              <w:t>(0.45, 0.40)</w:t>
            </w:r>
          </w:p>
        </w:tc>
        <w:tc>
          <w:tcPr>
            <w:tcW w:w="1426" w:type="dxa"/>
            <w:tcBorders>
              <w:top w:val="nil"/>
              <w:left w:val="nil"/>
              <w:bottom w:val="single" w:sz="6" w:space="0" w:color="auto"/>
              <w:right w:val="nil"/>
            </w:tcBorders>
          </w:tcPr>
          <w:p w14:paraId="4038DDE6" w14:textId="77777777" w:rsidR="000F1EE3" w:rsidRPr="00F13428" w:rsidRDefault="000F1EE3">
            <w:pPr>
              <w:jc w:val="center"/>
              <w:rPr>
                <w:sz w:val="24"/>
                <w:szCs w:val="24"/>
                <w:highlight w:val="darkGray"/>
              </w:rPr>
            </w:pPr>
          </w:p>
        </w:tc>
      </w:tr>
      <w:tr w:rsidR="0091190D" w:rsidRPr="00F13428" w14:paraId="5FDDC7CF" w14:textId="77777777">
        <w:tc>
          <w:tcPr>
            <w:tcW w:w="1887" w:type="dxa"/>
            <w:tcBorders>
              <w:top w:val="nil"/>
              <w:left w:val="nil"/>
              <w:bottom w:val="nil"/>
              <w:right w:val="nil"/>
            </w:tcBorders>
          </w:tcPr>
          <w:p w14:paraId="497D64C1"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Hybrid</w:t>
            </w:r>
          </w:p>
        </w:tc>
        <w:tc>
          <w:tcPr>
            <w:tcW w:w="1195" w:type="dxa"/>
            <w:tcBorders>
              <w:top w:val="nil"/>
              <w:left w:val="nil"/>
              <w:bottom w:val="nil"/>
              <w:right w:val="nil"/>
            </w:tcBorders>
          </w:tcPr>
          <w:p w14:paraId="6A8F22DE" w14:textId="77777777" w:rsidR="000F1EE3" w:rsidRPr="00F13428" w:rsidRDefault="000D0E48">
            <w:pPr>
              <w:jc w:val="center"/>
              <w:rPr>
                <w:sz w:val="24"/>
                <w:szCs w:val="24"/>
                <w:highlight w:val="darkGray"/>
              </w:rPr>
            </w:pPr>
            <w:r w:rsidRPr="00F13428">
              <w:rPr>
                <w:sz w:val="24"/>
                <w:szCs w:val="24"/>
                <w:highlight w:val="darkGray"/>
              </w:rPr>
              <w:t>0.6038</w:t>
            </w:r>
          </w:p>
        </w:tc>
        <w:tc>
          <w:tcPr>
            <w:tcW w:w="1195" w:type="dxa"/>
            <w:tcBorders>
              <w:top w:val="nil"/>
              <w:left w:val="nil"/>
              <w:bottom w:val="nil"/>
              <w:right w:val="nil"/>
            </w:tcBorders>
          </w:tcPr>
          <w:p w14:paraId="103987ED" w14:textId="77777777" w:rsidR="000F1EE3" w:rsidRPr="00F13428" w:rsidRDefault="000D0E48">
            <w:pPr>
              <w:jc w:val="center"/>
              <w:rPr>
                <w:sz w:val="24"/>
                <w:szCs w:val="24"/>
                <w:highlight w:val="darkGray"/>
              </w:rPr>
            </w:pPr>
            <w:r w:rsidRPr="00F13428">
              <w:rPr>
                <w:sz w:val="24"/>
                <w:szCs w:val="24"/>
                <w:highlight w:val="darkGray"/>
              </w:rPr>
              <w:t>0.7333</w:t>
            </w:r>
          </w:p>
        </w:tc>
        <w:tc>
          <w:tcPr>
            <w:tcW w:w="1195" w:type="dxa"/>
            <w:tcBorders>
              <w:top w:val="nil"/>
              <w:left w:val="nil"/>
              <w:bottom w:val="nil"/>
              <w:right w:val="nil"/>
            </w:tcBorders>
          </w:tcPr>
          <w:p w14:paraId="0A204A72" w14:textId="77777777" w:rsidR="000F1EE3" w:rsidRPr="00F13428" w:rsidRDefault="000D0E48">
            <w:pPr>
              <w:jc w:val="center"/>
              <w:rPr>
                <w:sz w:val="24"/>
                <w:szCs w:val="24"/>
                <w:highlight w:val="darkGray"/>
              </w:rPr>
            </w:pPr>
            <w:r w:rsidRPr="00F13428">
              <w:rPr>
                <w:sz w:val="24"/>
                <w:szCs w:val="24"/>
                <w:highlight w:val="darkGray"/>
              </w:rPr>
              <w:t>1.3247</w:t>
            </w:r>
          </w:p>
        </w:tc>
        <w:tc>
          <w:tcPr>
            <w:tcW w:w="1426" w:type="dxa"/>
            <w:tcBorders>
              <w:top w:val="nil"/>
              <w:left w:val="nil"/>
              <w:bottom w:val="nil"/>
              <w:right w:val="nil"/>
            </w:tcBorders>
          </w:tcPr>
          <w:p w14:paraId="13D4A57F" w14:textId="77777777" w:rsidR="000F1EE3" w:rsidRPr="00F13428" w:rsidRDefault="000D0E48">
            <w:pPr>
              <w:jc w:val="center"/>
              <w:rPr>
                <w:sz w:val="24"/>
                <w:szCs w:val="24"/>
                <w:highlight w:val="darkGray"/>
              </w:rPr>
            </w:pPr>
            <w:r w:rsidRPr="00F13428">
              <w:rPr>
                <w:sz w:val="24"/>
                <w:szCs w:val="24"/>
                <w:highlight w:val="darkGray"/>
              </w:rPr>
              <w:t>+5.7%</w:t>
            </w:r>
          </w:p>
        </w:tc>
      </w:tr>
      <w:tr w:rsidR="0091190D" w:rsidRPr="00F13428" w14:paraId="62FC5589" w14:textId="77777777">
        <w:tc>
          <w:tcPr>
            <w:tcW w:w="1887" w:type="dxa"/>
            <w:tcBorders>
              <w:top w:val="nil"/>
              <w:left w:val="nil"/>
              <w:bottom w:val="single" w:sz="6" w:space="0" w:color="auto"/>
              <w:right w:val="nil"/>
            </w:tcBorders>
          </w:tcPr>
          <w:p w14:paraId="5A4745C3" w14:textId="77777777" w:rsidR="000F1EE3" w:rsidRPr="00F13428" w:rsidRDefault="000D0E48">
            <w:pPr>
              <w:jc w:val="left"/>
              <w:rPr>
                <w:sz w:val="24"/>
                <w:szCs w:val="24"/>
                <w:highlight w:val="darkGray"/>
              </w:rPr>
            </w:pPr>
            <w:r w:rsidRPr="00F13428">
              <w:rPr>
                <w:b/>
                <w:bCs/>
                <w:sz w:val="24"/>
                <w:szCs w:val="24"/>
                <w:highlight w:val="darkGray"/>
              </w:rPr>
              <w:lastRenderedPageBreak/>
              <w:t>PubMedBERT-BioBERT</w:t>
            </w:r>
          </w:p>
        </w:tc>
        <w:tc>
          <w:tcPr>
            <w:tcW w:w="1195" w:type="dxa"/>
            <w:tcBorders>
              <w:top w:val="nil"/>
              <w:left w:val="nil"/>
              <w:bottom w:val="single" w:sz="6" w:space="0" w:color="auto"/>
              <w:right w:val="nil"/>
            </w:tcBorders>
          </w:tcPr>
          <w:p w14:paraId="7B4C2373" w14:textId="77777777" w:rsidR="000F1EE3" w:rsidRPr="00F13428" w:rsidRDefault="000D0E48">
            <w:pPr>
              <w:jc w:val="center"/>
              <w:rPr>
                <w:sz w:val="24"/>
                <w:szCs w:val="24"/>
                <w:highlight w:val="darkGray"/>
              </w:rPr>
            </w:pPr>
            <w:r w:rsidRPr="00F13428">
              <w:rPr>
                <w:sz w:val="24"/>
                <w:szCs w:val="24"/>
                <w:highlight w:val="darkGray"/>
              </w:rPr>
              <w:t>(0.15, 0.15)</w:t>
            </w:r>
          </w:p>
        </w:tc>
        <w:tc>
          <w:tcPr>
            <w:tcW w:w="1195" w:type="dxa"/>
            <w:tcBorders>
              <w:top w:val="nil"/>
              <w:left w:val="nil"/>
              <w:bottom w:val="single" w:sz="6" w:space="0" w:color="auto"/>
              <w:right w:val="nil"/>
            </w:tcBorders>
          </w:tcPr>
          <w:p w14:paraId="32F8FC46" w14:textId="77777777" w:rsidR="000F1EE3" w:rsidRPr="00F13428" w:rsidRDefault="000D0E48">
            <w:pPr>
              <w:jc w:val="center"/>
              <w:rPr>
                <w:sz w:val="24"/>
                <w:szCs w:val="24"/>
                <w:highlight w:val="darkGray"/>
              </w:rPr>
            </w:pPr>
            <w:r w:rsidRPr="00F13428">
              <w:rPr>
                <w:sz w:val="24"/>
                <w:szCs w:val="24"/>
                <w:highlight w:val="darkGray"/>
              </w:rPr>
              <w:t>(0.10, 0.25)</w:t>
            </w:r>
          </w:p>
        </w:tc>
        <w:tc>
          <w:tcPr>
            <w:tcW w:w="1195" w:type="dxa"/>
            <w:tcBorders>
              <w:top w:val="nil"/>
              <w:left w:val="nil"/>
              <w:bottom w:val="single" w:sz="6" w:space="0" w:color="auto"/>
              <w:right w:val="nil"/>
            </w:tcBorders>
          </w:tcPr>
          <w:p w14:paraId="14F2C8E6" w14:textId="77777777" w:rsidR="000F1EE3" w:rsidRPr="00F13428" w:rsidRDefault="000D0E48">
            <w:pPr>
              <w:jc w:val="center"/>
              <w:rPr>
                <w:sz w:val="24"/>
                <w:szCs w:val="24"/>
                <w:highlight w:val="darkGray"/>
              </w:rPr>
            </w:pPr>
            <w:r w:rsidRPr="00F13428">
              <w:rPr>
                <w:sz w:val="24"/>
                <w:szCs w:val="24"/>
                <w:highlight w:val="darkGray"/>
              </w:rPr>
              <w:t>(0.30, 0.35)</w:t>
            </w:r>
          </w:p>
        </w:tc>
        <w:tc>
          <w:tcPr>
            <w:tcW w:w="1426" w:type="dxa"/>
            <w:tcBorders>
              <w:top w:val="nil"/>
              <w:left w:val="nil"/>
              <w:bottom w:val="single" w:sz="6" w:space="0" w:color="auto"/>
              <w:right w:val="nil"/>
            </w:tcBorders>
          </w:tcPr>
          <w:p w14:paraId="4111CD43" w14:textId="77777777" w:rsidR="000F1EE3" w:rsidRPr="00F13428" w:rsidRDefault="000F1EE3">
            <w:pPr>
              <w:jc w:val="center"/>
              <w:rPr>
                <w:sz w:val="24"/>
                <w:szCs w:val="24"/>
                <w:highlight w:val="darkGray"/>
              </w:rPr>
            </w:pPr>
          </w:p>
        </w:tc>
      </w:tr>
      <w:tr w:rsidR="0091190D" w:rsidRPr="00F13428" w14:paraId="68CEF1FB" w14:textId="77777777">
        <w:tc>
          <w:tcPr>
            <w:tcW w:w="1887" w:type="dxa"/>
            <w:tcBorders>
              <w:top w:val="nil"/>
              <w:left w:val="nil"/>
              <w:bottom w:val="nil"/>
              <w:right w:val="nil"/>
            </w:tcBorders>
          </w:tcPr>
          <w:p w14:paraId="056A4C94"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Dual MiniLM</w:t>
            </w:r>
          </w:p>
        </w:tc>
        <w:tc>
          <w:tcPr>
            <w:tcW w:w="1195" w:type="dxa"/>
            <w:tcBorders>
              <w:top w:val="nil"/>
              <w:left w:val="nil"/>
              <w:bottom w:val="nil"/>
              <w:right w:val="nil"/>
            </w:tcBorders>
          </w:tcPr>
          <w:p w14:paraId="5A087B24" w14:textId="77777777" w:rsidR="000F1EE3" w:rsidRPr="00F13428" w:rsidRDefault="000D0E48">
            <w:pPr>
              <w:jc w:val="center"/>
              <w:rPr>
                <w:sz w:val="24"/>
                <w:szCs w:val="24"/>
                <w:highlight w:val="darkGray"/>
              </w:rPr>
            </w:pPr>
            <w:r w:rsidRPr="00F13428">
              <w:rPr>
                <w:sz w:val="24"/>
                <w:szCs w:val="24"/>
                <w:highlight w:val="darkGray"/>
              </w:rPr>
              <w:t>0.6076</w:t>
            </w:r>
          </w:p>
        </w:tc>
        <w:tc>
          <w:tcPr>
            <w:tcW w:w="1195" w:type="dxa"/>
            <w:tcBorders>
              <w:top w:val="nil"/>
              <w:left w:val="nil"/>
              <w:bottom w:val="nil"/>
              <w:right w:val="nil"/>
            </w:tcBorders>
          </w:tcPr>
          <w:p w14:paraId="126908D2" w14:textId="77777777" w:rsidR="000F1EE3" w:rsidRPr="00F13428" w:rsidRDefault="000D0E48">
            <w:pPr>
              <w:jc w:val="center"/>
              <w:rPr>
                <w:sz w:val="24"/>
                <w:szCs w:val="24"/>
                <w:highlight w:val="darkGray"/>
              </w:rPr>
            </w:pPr>
            <w:r w:rsidRPr="00F13428">
              <w:rPr>
                <w:sz w:val="24"/>
                <w:szCs w:val="24"/>
                <w:highlight w:val="darkGray"/>
              </w:rPr>
              <w:t>0.7143</w:t>
            </w:r>
          </w:p>
        </w:tc>
        <w:tc>
          <w:tcPr>
            <w:tcW w:w="1195" w:type="dxa"/>
            <w:tcBorders>
              <w:top w:val="nil"/>
              <w:left w:val="nil"/>
              <w:bottom w:val="nil"/>
              <w:right w:val="nil"/>
            </w:tcBorders>
          </w:tcPr>
          <w:p w14:paraId="6284139D" w14:textId="77777777" w:rsidR="000F1EE3" w:rsidRPr="00F13428" w:rsidRDefault="000D0E48">
            <w:pPr>
              <w:jc w:val="center"/>
              <w:rPr>
                <w:sz w:val="24"/>
                <w:szCs w:val="24"/>
                <w:highlight w:val="darkGray"/>
              </w:rPr>
            </w:pPr>
            <w:r w:rsidRPr="00F13428">
              <w:rPr>
                <w:sz w:val="24"/>
                <w:szCs w:val="24"/>
                <w:highlight w:val="darkGray"/>
              </w:rPr>
              <w:t>1.3005</w:t>
            </w:r>
          </w:p>
        </w:tc>
        <w:tc>
          <w:tcPr>
            <w:tcW w:w="1426" w:type="dxa"/>
            <w:tcBorders>
              <w:top w:val="nil"/>
              <w:left w:val="nil"/>
              <w:bottom w:val="nil"/>
              <w:right w:val="nil"/>
            </w:tcBorders>
          </w:tcPr>
          <w:p w14:paraId="7FF15821" w14:textId="77777777" w:rsidR="000F1EE3" w:rsidRPr="00F13428" w:rsidRDefault="000D0E48">
            <w:pPr>
              <w:jc w:val="center"/>
              <w:rPr>
                <w:sz w:val="24"/>
                <w:szCs w:val="24"/>
                <w:highlight w:val="darkGray"/>
              </w:rPr>
            </w:pPr>
            <w:r w:rsidRPr="00F13428">
              <w:rPr>
                <w:sz w:val="24"/>
                <w:szCs w:val="24"/>
                <w:highlight w:val="darkGray"/>
              </w:rPr>
              <w:t>+3.8%</w:t>
            </w:r>
          </w:p>
        </w:tc>
      </w:tr>
      <w:tr w:rsidR="0091190D" w:rsidRPr="00F13428" w14:paraId="06990A01" w14:textId="77777777">
        <w:tc>
          <w:tcPr>
            <w:tcW w:w="1887" w:type="dxa"/>
            <w:tcBorders>
              <w:top w:val="nil"/>
              <w:left w:val="nil"/>
              <w:bottom w:val="single" w:sz="6" w:space="0" w:color="auto"/>
              <w:right w:val="nil"/>
            </w:tcBorders>
          </w:tcPr>
          <w:p w14:paraId="66261E18" w14:textId="77777777" w:rsidR="000F1EE3" w:rsidRPr="00F13428" w:rsidRDefault="000D0E48">
            <w:pPr>
              <w:jc w:val="left"/>
              <w:rPr>
                <w:sz w:val="24"/>
                <w:szCs w:val="24"/>
                <w:highlight w:val="darkGray"/>
              </w:rPr>
            </w:pPr>
            <w:r w:rsidRPr="00F13428">
              <w:rPr>
                <w:b/>
                <w:bCs/>
                <w:sz w:val="24"/>
                <w:szCs w:val="24"/>
                <w:highlight w:val="darkGray"/>
              </w:rPr>
              <w:t>(The Baseline’s model)</w:t>
            </w:r>
          </w:p>
        </w:tc>
        <w:tc>
          <w:tcPr>
            <w:tcW w:w="1195" w:type="dxa"/>
            <w:tcBorders>
              <w:top w:val="nil"/>
              <w:left w:val="nil"/>
              <w:bottom w:val="single" w:sz="6" w:space="0" w:color="auto"/>
              <w:right w:val="nil"/>
            </w:tcBorders>
          </w:tcPr>
          <w:p w14:paraId="5F5D7ED8" w14:textId="77777777" w:rsidR="000F1EE3" w:rsidRPr="00F13428" w:rsidRDefault="000D0E48">
            <w:pPr>
              <w:jc w:val="center"/>
              <w:rPr>
                <w:sz w:val="24"/>
                <w:szCs w:val="24"/>
                <w:highlight w:val="darkGray"/>
              </w:rPr>
            </w:pPr>
            <w:r w:rsidRPr="00F13428">
              <w:rPr>
                <w:sz w:val="24"/>
                <w:szCs w:val="24"/>
                <w:highlight w:val="darkGray"/>
              </w:rPr>
              <w:t>(0.15, 0.20)</w:t>
            </w:r>
          </w:p>
        </w:tc>
        <w:tc>
          <w:tcPr>
            <w:tcW w:w="1195" w:type="dxa"/>
            <w:tcBorders>
              <w:top w:val="nil"/>
              <w:left w:val="nil"/>
              <w:bottom w:val="single" w:sz="6" w:space="0" w:color="auto"/>
              <w:right w:val="nil"/>
            </w:tcBorders>
          </w:tcPr>
          <w:p w14:paraId="20D8158A" w14:textId="77777777" w:rsidR="000F1EE3" w:rsidRPr="00F13428" w:rsidRDefault="000D0E48">
            <w:pPr>
              <w:jc w:val="center"/>
              <w:rPr>
                <w:sz w:val="24"/>
                <w:szCs w:val="24"/>
                <w:highlight w:val="darkGray"/>
              </w:rPr>
            </w:pPr>
            <w:r w:rsidRPr="00F13428">
              <w:rPr>
                <w:sz w:val="24"/>
                <w:szCs w:val="24"/>
                <w:highlight w:val="darkGray"/>
              </w:rPr>
              <w:t>(0.10, 0.35)</w:t>
            </w:r>
          </w:p>
        </w:tc>
        <w:tc>
          <w:tcPr>
            <w:tcW w:w="1195" w:type="dxa"/>
            <w:tcBorders>
              <w:top w:val="nil"/>
              <w:left w:val="nil"/>
              <w:bottom w:val="single" w:sz="6" w:space="0" w:color="auto"/>
              <w:right w:val="nil"/>
            </w:tcBorders>
          </w:tcPr>
          <w:p w14:paraId="1CBF0648" w14:textId="77777777" w:rsidR="000F1EE3" w:rsidRPr="00F13428" w:rsidRDefault="000D0E48">
            <w:pPr>
              <w:jc w:val="center"/>
              <w:rPr>
                <w:sz w:val="24"/>
                <w:szCs w:val="24"/>
                <w:highlight w:val="darkGray"/>
              </w:rPr>
            </w:pPr>
            <w:r w:rsidRPr="00F13428">
              <w:rPr>
                <w:sz w:val="24"/>
                <w:szCs w:val="24"/>
                <w:highlight w:val="darkGray"/>
              </w:rPr>
              <w:t>(0.20, 0.35)</w:t>
            </w:r>
          </w:p>
        </w:tc>
        <w:tc>
          <w:tcPr>
            <w:tcW w:w="1426" w:type="dxa"/>
            <w:tcBorders>
              <w:top w:val="nil"/>
              <w:left w:val="nil"/>
              <w:bottom w:val="single" w:sz="6" w:space="0" w:color="auto"/>
              <w:right w:val="nil"/>
            </w:tcBorders>
          </w:tcPr>
          <w:p w14:paraId="6760C601" w14:textId="77777777" w:rsidR="000F1EE3" w:rsidRPr="00F13428" w:rsidRDefault="000F1EE3">
            <w:pPr>
              <w:jc w:val="center"/>
              <w:rPr>
                <w:sz w:val="24"/>
                <w:szCs w:val="24"/>
                <w:highlight w:val="darkGray"/>
              </w:rPr>
            </w:pPr>
          </w:p>
        </w:tc>
      </w:tr>
      <w:tr w:rsidR="0091190D" w:rsidRPr="00F13428" w14:paraId="10AC4E64" w14:textId="77777777">
        <w:tc>
          <w:tcPr>
            <w:tcW w:w="1887" w:type="dxa"/>
            <w:tcBorders>
              <w:top w:val="nil"/>
              <w:left w:val="nil"/>
              <w:bottom w:val="nil"/>
              <w:right w:val="nil"/>
            </w:tcBorders>
          </w:tcPr>
          <w:p w14:paraId="38218295"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Dual BioBERT</w:t>
            </w:r>
          </w:p>
        </w:tc>
        <w:tc>
          <w:tcPr>
            <w:tcW w:w="1195" w:type="dxa"/>
            <w:tcBorders>
              <w:top w:val="nil"/>
              <w:left w:val="nil"/>
              <w:bottom w:val="nil"/>
              <w:right w:val="nil"/>
            </w:tcBorders>
          </w:tcPr>
          <w:p w14:paraId="789B6D23" w14:textId="77777777" w:rsidR="000F1EE3" w:rsidRPr="00F13428" w:rsidRDefault="000D0E48">
            <w:pPr>
              <w:jc w:val="center"/>
              <w:rPr>
                <w:sz w:val="24"/>
                <w:szCs w:val="24"/>
                <w:highlight w:val="darkGray"/>
              </w:rPr>
            </w:pPr>
            <w:r w:rsidRPr="00F13428">
              <w:rPr>
                <w:sz w:val="24"/>
                <w:szCs w:val="24"/>
                <w:highlight w:val="darkGray"/>
              </w:rPr>
              <w:t>0.5826</w:t>
            </w:r>
          </w:p>
        </w:tc>
        <w:tc>
          <w:tcPr>
            <w:tcW w:w="1195" w:type="dxa"/>
            <w:tcBorders>
              <w:top w:val="nil"/>
              <w:left w:val="nil"/>
              <w:bottom w:val="nil"/>
              <w:right w:val="nil"/>
            </w:tcBorders>
          </w:tcPr>
          <w:p w14:paraId="7DB6BDD7" w14:textId="77777777" w:rsidR="000F1EE3" w:rsidRPr="00F13428" w:rsidRDefault="000D0E48">
            <w:pPr>
              <w:jc w:val="center"/>
              <w:rPr>
                <w:sz w:val="24"/>
                <w:szCs w:val="24"/>
                <w:highlight w:val="darkGray"/>
              </w:rPr>
            </w:pPr>
            <w:r w:rsidRPr="00F13428">
              <w:rPr>
                <w:sz w:val="24"/>
                <w:szCs w:val="24"/>
                <w:highlight w:val="darkGray"/>
              </w:rPr>
              <w:t>0.7000</w:t>
            </w:r>
          </w:p>
        </w:tc>
        <w:tc>
          <w:tcPr>
            <w:tcW w:w="1195" w:type="dxa"/>
            <w:tcBorders>
              <w:top w:val="nil"/>
              <w:left w:val="nil"/>
              <w:bottom w:val="nil"/>
              <w:right w:val="nil"/>
            </w:tcBorders>
          </w:tcPr>
          <w:p w14:paraId="669DD11F" w14:textId="77777777" w:rsidR="000F1EE3" w:rsidRPr="00F13428" w:rsidRDefault="000D0E48">
            <w:pPr>
              <w:jc w:val="center"/>
              <w:rPr>
                <w:sz w:val="24"/>
                <w:szCs w:val="24"/>
                <w:highlight w:val="darkGray"/>
              </w:rPr>
            </w:pPr>
            <w:r w:rsidRPr="00F13428">
              <w:rPr>
                <w:sz w:val="24"/>
                <w:szCs w:val="24"/>
                <w:highlight w:val="darkGray"/>
              </w:rPr>
              <w:t>1.2331</w:t>
            </w:r>
          </w:p>
        </w:tc>
        <w:tc>
          <w:tcPr>
            <w:tcW w:w="1426" w:type="dxa"/>
            <w:tcBorders>
              <w:top w:val="nil"/>
              <w:left w:val="nil"/>
              <w:bottom w:val="nil"/>
              <w:right w:val="nil"/>
            </w:tcBorders>
          </w:tcPr>
          <w:p w14:paraId="4F6C8161" w14:textId="77777777" w:rsidR="000F1EE3" w:rsidRPr="00F13428" w:rsidRDefault="000D0E48">
            <w:pPr>
              <w:jc w:val="center"/>
              <w:rPr>
                <w:sz w:val="24"/>
                <w:szCs w:val="24"/>
                <w:highlight w:val="darkGray"/>
              </w:rPr>
            </w:pPr>
            <w:r w:rsidRPr="00F13428">
              <w:rPr>
                <w:sz w:val="24"/>
                <w:szCs w:val="24"/>
                <w:highlight w:val="darkGray"/>
              </w:rPr>
              <w:t>-1.6%</w:t>
            </w:r>
          </w:p>
        </w:tc>
      </w:tr>
      <w:tr w:rsidR="0091190D" w:rsidRPr="00F13428" w14:paraId="4F9AA771" w14:textId="77777777">
        <w:tc>
          <w:tcPr>
            <w:tcW w:w="1887" w:type="dxa"/>
            <w:tcBorders>
              <w:top w:val="nil"/>
              <w:left w:val="nil"/>
              <w:bottom w:val="single" w:sz="6" w:space="0" w:color="auto"/>
              <w:right w:val="nil"/>
            </w:tcBorders>
          </w:tcPr>
          <w:p w14:paraId="3D48183D" w14:textId="77777777" w:rsidR="000F1EE3" w:rsidRPr="00F13428" w:rsidRDefault="000F1EE3">
            <w:pPr>
              <w:jc w:val="left"/>
              <w:rPr>
                <w:sz w:val="24"/>
                <w:szCs w:val="24"/>
                <w:highlight w:val="darkGray"/>
              </w:rPr>
            </w:pPr>
          </w:p>
        </w:tc>
        <w:tc>
          <w:tcPr>
            <w:tcW w:w="1195" w:type="dxa"/>
            <w:tcBorders>
              <w:top w:val="nil"/>
              <w:left w:val="nil"/>
              <w:bottom w:val="single" w:sz="6" w:space="0" w:color="auto"/>
              <w:right w:val="nil"/>
            </w:tcBorders>
          </w:tcPr>
          <w:p w14:paraId="11D6A1B2" w14:textId="77777777" w:rsidR="000F1EE3" w:rsidRPr="00F13428" w:rsidRDefault="000D0E48">
            <w:pPr>
              <w:jc w:val="center"/>
              <w:rPr>
                <w:sz w:val="24"/>
                <w:szCs w:val="24"/>
                <w:highlight w:val="darkGray"/>
              </w:rPr>
            </w:pPr>
            <w:r w:rsidRPr="00F13428">
              <w:rPr>
                <w:sz w:val="24"/>
                <w:szCs w:val="24"/>
                <w:highlight w:val="darkGray"/>
              </w:rPr>
              <w:t>(0.45, 0.65)</w:t>
            </w:r>
          </w:p>
        </w:tc>
        <w:tc>
          <w:tcPr>
            <w:tcW w:w="1195" w:type="dxa"/>
            <w:tcBorders>
              <w:top w:val="nil"/>
              <w:left w:val="nil"/>
              <w:bottom w:val="single" w:sz="6" w:space="0" w:color="auto"/>
              <w:right w:val="nil"/>
            </w:tcBorders>
          </w:tcPr>
          <w:p w14:paraId="7205F2B7" w14:textId="77777777" w:rsidR="000F1EE3" w:rsidRPr="00F13428" w:rsidRDefault="000D0E48">
            <w:pPr>
              <w:jc w:val="center"/>
              <w:rPr>
                <w:sz w:val="24"/>
                <w:szCs w:val="24"/>
                <w:highlight w:val="darkGray"/>
              </w:rPr>
            </w:pPr>
            <w:r w:rsidRPr="00F13428">
              <w:rPr>
                <w:sz w:val="24"/>
                <w:szCs w:val="24"/>
                <w:highlight w:val="darkGray"/>
              </w:rPr>
              <w:t>(0.10, 0.15)</w:t>
            </w:r>
          </w:p>
        </w:tc>
        <w:tc>
          <w:tcPr>
            <w:tcW w:w="1195" w:type="dxa"/>
            <w:tcBorders>
              <w:top w:val="nil"/>
              <w:left w:val="nil"/>
              <w:bottom w:val="single" w:sz="6" w:space="0" w:color="auto"/>
              <w:right w:val="nil"/>
            </w:tcBorders>
          </w:tcPr>
          <w:p w14:paraId="693D5A80" w14:textId="77777777" w:rsidR="000F1EE3" w:rsidRPr="00F13428" w:rsidRDefault="000D0E48">
            <w:pPr>
              <w:jc w:val="center"/>
              <w:rPr>
                <w:sz w:val="24"/>
                <w:szCs w:val="24"/>
                <w:highlight w:val="darkGray"/>
              </w:rPr>
            </w:pPr>
            <w:r w:rsidRPr="00F13428">
              <w:rPr>
                <w:sz w:val="24"/>
                <w:szCs w:val="24"/>
                <w:highlight w:val="darkGray"/>
              </w:rPr>
              <w:t>(0.45, 0.80)</w:t>
            </w:r>
          </w:p>
        </w:tc>
        <w:tc>
          <w:tcPr>
            <w:tcW w:w="1426" w:type="dxa"/>
            <w:tcBorders>
              <w:top w:val="nil"/>
              <w:left w:val="nil"/>
              <w:bottom w:val="single" w:sz="6" w:space="0" w:color="auto"/>
              <w:right w:val="nil"/>
            </w:tcBorders>
          </w:tcPr>
          <w:p w14:paraId="71C5E2CC" w14:textId="77777777" w:rsidR="000F1EE3" w:rsidRPr="00F13428" w:rsidRDefault="000F1EE3">
            <w:pPr>
              <w:jc w:val="center"/>
              <w:rPr>
                <w:sz w:val="24"/>
                <w:szCs w:val="24"/>
                <w:highlight w:val="darkGray"/>
              </w:rPr>
            </w:pPr>
          </w:p>
        </w:tc>
      </w:tr>
      <w:tr w:rsidR="0091190D" w:rsidRPr="00F13428" w14:paraId="3A9F383D" w14:textId="77777777">
        <w:tc>
          <w:tcPr>
            <w:tcW w:w="1887" w:type="dxa"/>
            <w:tcBorders>
              <w:top w:val="nil"/>
              <w:left w:val="nil"/>
              <w:bottom w:val="single" w:sz="6" w:space="0" w:color="auto"/>
              <w:right w:val="nil"/>
            </w:tcBorders>
          </w:tcPr>
          <w:p w14:paraId="7B167349"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Baseline</w:t>
            </w:r>
          </w:p>
        </w:tc>
        <w:tc>
          <w:tcPr>
            <w:tcW w:w="1195" w:type="dxa"/>
            <w:tcBorders>
              <w:top w:val="nil"/>
              <w:left w:val="nil"/>
              <w:bottom w:val="single" w:sz="6" w:space="0" w:color="auto"/>
              <w:right w:val="nil"/>
            </w:tcBorders>
          </w:tcPr>
          <w:p w14:paraId="2751C489" w14:textId="77777777" w:rsidR="000F1EE3" w:rsidRPr="00F13428" w:rsidRDefault="000D0E48">
            <w:pPr>
              <w:jc w:val="center"/>
              <w:rPr>
                <w:sz w:val="24"/>
                <w:szCs w:val="24"/>
                <w:highlight w:val="darkGray"/>
              </w:rPr>
            </w:pPr>
            <w:r w:rsidRPr="00F13428">
              <w:rPr>
                <w:sz w:val="24"/>
                <w:szCs w:val="24"/>
                <w:highlight w:val="darkGray"/>
              </w:rPr>
              <w:t>0.5360</w:t>
            </w:r>
          </w:p>
        </w:tc>
        <w:tc>
          <w:tcPr>
            <w:tcW w:w="1195" w:type="dxa"/>
            <w:tcBorders>
              <w:top w:val="nil"/>
              <w:left w:val="nil"/>
              <w:bottom w:val="single" w:sz="6" w:space="0" w:color="auto"/>
              <w:right w:val="nil"/>
            </w:tcBorders>
          </w:tcPr>
          <w:p w14:paraId="06ED8FEB" w14:textId="77777777" w:rsidR="000F1EE3" w:rsidRPr="00F13428" w:rsidRDefault="000D0E48">
            <w:pPr>
              <w:jc w:val="center"/>
              <w:rPr>
                <w:sz w:val="24"/>
                <w:szCs w:val="24"/>
                <w:highlight w:val="darkGray"/>
              </w:rPr>
            </w:pPr>
            <w:r w:rsidRPr="00F13428">
              <w:rPr>
                <w:sz w:val="24"/>
                <w:szCs w:val="24"/>
                <w:highlight w:val="darkGray"/>
              </w:rPr>
              <w:t>0.7170</w:t>
            </w:r>
          </w:p>
        </w:tc>
        <w:tc>
          <w:tcPr>
            <w:tcW w:w="1195" w:type="dxa"/>
            <w:tcBorders>
              <w:top w:val="nil"/>
              <w:left w:val="nil"/>
              <w:bottom w:val="single" w:sz="6" w:space="0" w:color="auto"/>
              <w:right w:val="nil"/>
            </w:tcBorders>
          </w:tcPr>
          <w:p w14:paraId="62B6DD2C" w14:textId="77777777" w:rsidR="000F1EE3" w:rsidRPr="00F13428" w:rsidRDefault="000D0E48">
            <w:pPr>
              <w:jc w:val="center"/>
              <w:rPr>
                <w:sz w:val="24"/>
                <w:szCs w:val="24"/>
                <w:highlight w:val="darkGray"/>
              </w:rPr>
            </w:pPr>
            <w:r w:rsidRPr="00F13428">
              <w:rPr>
                <w:sz w:val="24"/>
                <w:szCs w:val="24"/>
                <w:highlight w:val="darkGray"/>
              </w:rPr>
              <w:t>1.2530</w:t>
            </w:r>
          </w:p>
        </w:tc>
        <w:tc>
          <w:tcPr>
            <w:tcW w:w="1426" w:type="dxa"/>
            <w:tcBorders>
              <w:top w:val="nil"/>
              <w:left w:val="nil"/>
              <w:bottom w:val="single" w:sz="6" w:space="0" w:color="auto"/>
              <w:right w:val="nil"/>
            </w:tcBorders>
          </w:tcPr>
          <w:p w14:paraId="1C4FC0AC" w14:textId="77777777" w:rsidR="000F1EE3" w:rsidRPr="00F13428" w:rsidRDefault="000D0E48">
            <w:pPr>
              <w:jc w:val="center"/>
              <w:rPr>
                <w:sz w:val="24"/>
                <w:szCs w:val="24"/>
              </w:rPr>
            </w:pPr>
            <w:r w:rsidRPr="00F13428">
              <w:rPr>
                <w:sz w:val="24"/>
                <w:szCs w:val="24"/>
                <w:highlight w:val="darkGray"/>
              </w:rPr>
              <w:t>—</w:t>
            </w:r>
          </w:p>
        </w:tc>
      </w:tr>
    </w:tbl>
    <w:p w14:paraId="627858BD" w14:textId="6E97C460" w:rsidR="000F1EE3" w:rsidRPr="00F13428" w:rsidRDefault="000D0E48" w:rsidP="006627C7">
      <w:pPr>
        <w:pStyle w:val="a9"/>
      </w:pPr>
      <w:r w:rsidRPr="00F13428">
        <w:t xml:space="preserve">  </w:t>
      </w:r>
    </w:p>
    <w:p w14:paraId="3DF1410C" w14:textId="59563EB8" w:rsidR="000F1EE3" w:rsidRPr="00F13428" w:rsidRDefault="000D0E48">
      <w:pPr>
        <w:pStyle w:val="a9"/>
      </w:pPr>
      <w:r w:rsidRPr="00F13428">
        <w:t xml:space="preserve">Figure </w:t>
      </w:r>
      <w:bookmarkStart w:id="767" w:name="BMfig_model_comparison"/>
      <w:r w:rsidRPr="00F13428">
        <w:t>6</w:t>
      </w:r>
      <w:bookmarkEnd w:id="767"/>
      <w:r w:rsidRPr="00F13428">
        <w:t>: Performance comparison of dual-stream model variants across TC, TD, and combined scores. Dual PubMedBERT achieves the highest combined score (TC+TD = 1.3443) with optimal parameters α</w:t>
      </w:r>
      <w:ins w:id="768" w:author="Author" w:date="2026-06-11T10:52:00Z">
        <w:r w:rsidR="00F9358F">
          <w:t xml:space="preserve"> </w:t>
        </w:r>
      </w:ins>
      <w:r w:rsidRPr="00F13428">
        <w:t>=</w:t>
      </w:r>
      <w:ins w:id="769" w:author="Author" w:date="2026-06-11T10:52:00Z">
        <w:r w:rsidR="00F9358F">
          <w:t xml:space="preserve"> </w:t>
        </w:r>
      </w:ins>
      <w:r w:rsidRPr="00F13428">
        <w:t>0.45 and β</w:t>
      </w:r>
      <w:ins w:id="770" w:author="Author" w:date="2026-06-11T10:52:00Z">
        <w:r w:rsidR="00F9358F">
          <w:t xml:space="preserve"> </w:t>
        </w:r>
      </w:ins>
      <w:r w:rsidRPr="00F13428">
        <w:t>=</w:t>
      </w:r>
      <w:ins w:id="771" w:author="Author" w:date="2026-06-11T10:52:00Z">
        <w:r w:rsidR="00F9358F">
          <w:t xml:space="preserve"> </w:t>
        </w:r>
      </w:ins>
      <w:r w:rsidRPr="00F13428">
        <w:t xml:space="preserve">0.40. Data source: </w:t>
      </w:r>
      <w:r w:rsidRPr="00F13428">
        <w:rPr>
          <w:b/>
          <w:bCs/>
        </w:rPr>
        <w:t>Table </w:t>
      </w:r>
      <w:r w:rsidRPr="00F13428">
        <w:rPr>
          <w:b/>
          <w:bCs/>
        </w:rPr>
        <w:fldChar w:fldCharType="begin"/>
      </w:r>
      <w:r w:rsidRPr="00F13428">
        <w:rPr>
          <w:b/>
          <w:bCs/>
        </w:rPr>
        <w:instrText xml:space="preserve">REF BMtab_model_performance \* MERGEFORMAT </w:instrText>
      </w:r>
      <w:r w:rsidRPr="00F13428">
        <w:rPr>
          <w:b/>
          <w:bCs/>
        </w:rPr>
        <w:fldChar w:fldCharType="separate"/>
      </w:r>
      <w:ins w:id="772" w:author="RONGLI LI" w:date="2026-06-15T18:41:00Z" w16du:dateUtc="2026-06-15T09:41:00Z">
        <w:r w:rsidRPr="000D0E48">
          <w:rPr>
            <w:b/>
            <w:bCs/>
            <w:rPrChange w:id="773" w:author="RONGLI LI" w:date="2026-06-15T18:41:00Z" w16du:dateUtc="2026-06-15T09:41:00Z">
              <w:rPr/>
            </w:rPrChange>
          </w:rPr>
          <w:t>2</w:t>
        </w:r>
      </w:ins>
      <w:del w:id="774" w:author="RONGLI LI" w:date="2026-06-15T18:41:00Z" w16du:dateUtc="2026-06-15T09:41:00Z">
        <w:r w:rsidRPr="00F13428" w:rsidDel="000D0E48">
          <w:rPr>
            <w:b/>
            <w:bCs/>
          </w:rPr>
          <w:delText>2</w:delText>
        </w:r>
      </w:del>
      <w:r w:rsidRPr="00F13428">
        <w:rPr>
          <w:b/>
          <w:bCs/>
        </w:rPr>
        <w:fldChar w:fldCharType="end"/>
      </w:r>
      <w:r w:rsidRPr="00F13428">
        <w:t>.</w:t>
      </w:r>
      <w:r w:rsidRPr="00F13428">
        <w:fldChar w:fldCharType="begin"/>
      </w:r>
      <w:r w:rsidRPr="00F13428">
        <w:instrText xml:space="preserve">TC "6 Performance comparison of dual-stream model variants across TC, TD, and combined scores. Dual PubMedBERT achieves the highest combined score (TC+TD = 1.3443) with optimal parameters α=0.45 and β=0.40. Data source: </w:instrText>
      </w:r>
      <w:r w:rsidRPr="00F13428">
        <w:rPr>
          <w:b/>
          <w:bCs/>
        </w:rPr>
        <w:instrText>Table </w:instrText>
      </w:r>
      <w:r w:rsidRPr="00F13428">
        <w:rPr>
          <w:b/>
          <w:bCs/>
        </w:rPr>
        <w:fldChar w:fldCharType="begin"/>
      </w:r>
      <w:r w:rsidRPr="00F13428">
        <w:rPr>
          <w:b/>
          <w:bCs/>
        </w:rPr>
        <w:instrText xml:space="preserve">REF BMtab_model_performance \* MERGEFORMAT </w:instrText>
      </w:r>
      <w:r w:rsidRPr="00F13428">
        <w:rPr>
          <w:b/>
          <w:bCs/>
        </w:rPr>
        <w:fldChar w:fldCharType="separate"/>
      </w:r>
      <w:ins w:id="775" w:author="RONGLI LI" w:date="2026-06-15T18:41:00Z" w16du:dateUtc="2026-06-15T09:41:00Z">
        <w:r w:rsidRPr="000D0E48">
          <w:rPr>
            <w:b/>
            <w:bCs/>
            <w:rPrChange w:id="776" w:author="RONGLI LI" w:date="2026-06-15T18:41:00Z" w16du:dateUtc="2026-06-15T09:41:00Z">
              <w:rPr/>
            </w:rPrChange>
          </w:rPr>
          <w:instrText>2</w:instrText>
        </w:r>
      </w:ins>
      <w:del w:id="777" w:author="RONGLI LI" w:date="2026-06-15T18:41:00Z" w16du:dateUtc="2026-06-15T09:41:00Z">
        <w:r w:rsidRPr="00F13428" w:rsidDel="000D0E48">
          <w:rPr>
            <w:b/>
            <w:bCs/>
          </w:rPr>
          <w:delInstrText>2</w:delInstrText>
        </w:r>
      </w:del>
      <w:r w:rsidRPr="00F13428">
        <w:rPr>
          <w:b/>
          <w:bCs/>
        </w:rPr>
        <w:fldChar w:fldCharType="end"/>
      </w:r>
      <w:r w:rsidRPr="00F13428">
        <w:instrText>." \f f</w:instrText>
      </w:r>
      <w:r w:rsidRPr="00F13428">
        <w:fldChar w:fldCharType="end"/>
      </w:r>
    </w:p>
    <w:p w14:paraId="6B5942E5" w14:textId="29280148" w:rsidR="000F1EE3" w:rsidRPr="00F13428" w:rsidRDefault="000D0E48">
      <w:pPr>
        <w:spacing w:before="240"/>
        <w:ind w:firstLine="300"/>
      </w:pPr>
      <w:r w:rsidRPr="00F13428">
        <w:rPr>
          <w:b/>
          <w:bCs/>
        </w:rPr>
        <w:t>Table </w:t>
      </w:r>
      <w:r w:rsidRPr="00F13428">
        <w:rPr>
          <w:b/>
          <w:bCs/>
        </w:rPr>
        <w:fldChar w:fldCharType="begin"/>
      </w:r>
      <w:r w:rsidRPr="00F13428">
        <w:rPr>
          <w:b/>
          <w:bCs/>
        </w:rPr>
        <w:instrText xml:space="preserve">REF BMtab_model_performance \* MERGEFORMAT </w:instrText>
      </w:r>
      <w:r w:rsidRPr="00F13428">
        <w:rPr>
          <w:b/>
          <w:bCs/>
        </w:rPr>
        <w:fldChar w:fldCharType="separate"/>
      </w:r>
      <w:ins w:id="778" w:author="RONGLI LI" w:date="2026-06-15T18:41:00Z" w16du:dateUtc="2026-06-15T09:41:00Z">
        <w:r w:rsidRPr="000D0E48">
          <w:rPr>
            <w:b/>
            <w:bCs/>
            <w:rPrChange w:id="779" w:author="RONGLI LI" w:date="2026-06-15T18:41:00Z" w16du:dateUtc="2026-06-15T09:41:00Z">
              <w:rPr/>
            </w:rPrChange>
          </w:rPr>
          <w:t>2</w:t>
        </w:r>
      </w:ins>
      <w:del w:id="780" w:author="RONGLI LI" w:date="2026-06-15T18:41:00Z" w16du:dateUtc="2026-06-15T09:41:00Z">
        <w:r w:rsidRPr="00F13428" w:rsidDel="000D0E48">
          <w:rPr>
            <w:b/>
            <w:bCs/>
          </w:rPr>
          <w:delText>2</w:delText>
        </w:r>
      </w:del>
      <w:r w:rsidRPr="00F13428">
        <w:rPr>
          <w:b/>
          <w:bCs/>
        </w:rPr>
        <w:fldChar w:fldCharType="end"/>
      </w:r>
      <w:r w:rsidRPr="00F13428">
        <w:t xml:space="preserve"> shows that, on the combined TC+TD metric, three of the four dual-stream configurations outperform the baseline, while Dual BioBERT falls slightly below it. Notably, the Dual PubMedBERT model achieved the highest performance, with clear improvements in both coherence and diversity over the baseline. As illustrated in </w:t>
      </w:r>
      <w:r w:rsidRPr="00F13428">
        <w:rPr>
          <w:b/>
          <w:bCs/>
        </w:rPr>
        <w:t>Fig. </w:t>
      </w:r>
      <w:r w:rsidRPr="00F13428">
        <w:rPr>
          <w:b/>
          <w:bCs/>
        </w:rPr>
        <w:fldChar w:fldCharType="begin"/>
      </w:r>
      <w:r w:rsidRPr="00F13428">
        <w:rPr>
          <w:b/>
          <w:bCs/>
        </w:rPr>
        <w:instrText xml:space="preserve">REF BMfig_model_comparison \* MERGEFORMAT </w:instrText>
      </w:r>
      <w:r w:rsidRPr="00F13428">
        <w:rPr>
          <w:b/>
          <w:bCs/>
        </w:rPr>
        <w:fldChar w:fldCharType="separate"/>
      </w:r>
      <w:ins w:id="781" w:author="RONGLI LI" w:date="2026-06-15T18:41:00Z" w16du:dateUtc="2026-06-15T09:41:00Z">
        <w:r w:rsidRPr="000D0E48">
          <w:rPr>
            <w:b/>
            <w:bCs/>
            <w:rPrChange w:id="782" w:author="RONGLI LI" w:date="2026-06-15T18:41:00Z" w16du:dateUtc="2026-06-15T09:41:00Z">
              <w:rPr/>
            </w:rPrChange>
          </w:rPr>
          <w:t>6</w:t>
        </w:r>
      </w:ins>
      <w:del w:id="783" w:author="RONGLI LI" w:date="2026-06-15T18:41:00Z" w16du:dateUtc="2026-06-15T09:41:00Z">
        <w:r w:rsidRPr="00F13428" w:rsidDel="000D0E48">
          <w:rPr>
            <w:b/>
            <w:bCs/>
          </w:rPr>
          <w:delText>6</w:delText>
        </w:r>
      </w:del>
      <w:r w:rsidRPr="00F13428">
        <w:rPr>
          <w:b/>
          <w:bCs/>
        </w:rPr>
        <w:fldChar w:fldCharType="end"/>
      </w:r>
      <w:r w:rsidRPr="00F13428">
        <w:t>, Dual PubMedBERT outperforms all other variants, achieving the highest combined score (TC+TD = 1.3443) at optimal parameters α</w:t>
      </w:r>
      <w:ins w:id="784" w:author="Author" w:date="2026-06-11T10:52:00Z">
        <w:r w:rsidR="00F9358F">
          <w:t xml:space="preserve"> </w:t>
        </w:r>
      </w:ins>
      <w:r w:rsidRPr="00F13428">
        <w:t>=</w:t>
      </w:r>
      <w:ins w:id="785" w:author="Author" w:date="2026-06-11T10:52:00Z">
        <w:r w:rsidR="00F9358F">
          <w:t xml:space="preserve"> </w:t>
        </w:r>
      </w:ins>
      <w:r w:rsidRPr="00F13428">
        <w:t>0.45 and β</w:t>
      </w:r>
      <w:ins w:id="786" w:author="Author" w:date="2026-06-11T10:52:00Z">
        <w:r w:rsidR="00F9358F">
          <w:t xml:space="preserve"> </w:t>
        </w:r>
      </w:ins>
      <w:r w:rsidRPr="00F13428">
        <w:t>=</w:t>
      </w:r>
      <w:ins w:id="787" w:author="Author" w:date="2026-06-11T10:52:00Z">
        <w:r w:rsidR="00F9358F">
          <w:t xml:space="preserve"> </w:t>
        </w:r>
      </w:ins>
      <w:r w:rsidRPr="00F13428">
        <w:t xml:space="preserve">0.40. The hybrid configuration demonstrates competitive performance with TC+TD = 1.3247, while Dual BioBERT </w:t>
      </w:r>
      <w:del w:id="788" w:author="Author" w:date="2026-06-12T14:42:00Z">
        <w:r w:rsidRPr="00F13428" w:rsidDel="00C76A26">
          <w:delText xml:space="preserve">shows </w:delText>
        </w:r>
      </w:del>
      <w:ins w:id="789" w:author="Author" w:date="2026-06-12T14:42:00Z">
        <w:r w:rsidR="00C76A26">
          <w:t>exhibits</w:t>
        </w:r>
        <w:r w:rsidR="00C76A26" w:rsidRPr="00F13428">
          <w:t xml:space="preserve"> </w:t>
        </w:r>
      </w:ins>
      <w:r w:rsidRPr="00F13428">
        <w:t xml:space="preserve">the lowest performance (TC+TD = 1.2331), even </w:t>
      </w:r>
      <w:del w:id="790" w:author="Author" w:date="2026-06-12T18:47:00Z">
        <w:r w:rsidRPr="00F13428" w:rsidDel="008C1118">
          <w:delText xml:space="preserve">underperforming </w:delText>
        </w:r>
      </w:del>
      <w:ins w:id="791" w:author="Author" w:date="2026-06-12T18:47:00Z">
        <w:r w:rsidR="008C1118">
          <w:t>performing worse than</w:t>
        </w:r>
        <w:r w:rsidR="008C1118" w:rsidRPr="00F13428">
          <w:t xml:space="preserve"> </w:t>
        </w:r>
      </w:ins>
      <w:r w:rsidRPr="00F13428">
        <w:t>the baseline by 1.6%. This validates the importance of both model selection and proper hyperparameter tuning in the dual-stream framework.</w:t>
      </w:r>
    </w:p>
    <w:p w14:paraId="5A684DB7" w14:textId="6B48B4BF" w:rsidR="000F1EE3" w:rsidRPr="00F13428" w:rsidRDefault="000D0E48">
      <w:pPr>
        <w:ind w:firstLine="300"/>
      </w:pPr>
      <w:r w:rsidRPr="00F13428">
        <w:t xml:space="preserve">To complement the aggregate metrics, we examined the statistical reliability of </w:t>
      </w:r>
      <w:del w:id="792" w:author="Author" w:date="2026-06-09T03:19:00Z">
        <w:r w:rsidRPr="00F13428">
          <w:delText xml:space="preserve">the </w:delText>
        </w:r>
      </w:del>
      <w:r w:rsidRPr="00F13428">
        <w:t>coherence improvement at the topic level. Per-topic coherence (</w:t>
      </w:r>
      <w:r w:rsidRPr="00F13428">
        <w:fldChar w:fldCharType="begin"/>
      </w:r>
      <w:r w:rsidRPr="00F13428">
        <w:instrText xml:space="preserve"> EQ </w:instrText>
      </w:r>
      <w:r w:rsidRPr="00F13428">
        <w:rPr>
          <w:i/>
          <w:iCs/>
        </w:rPr>
        <w:instrText>c</w:instrText>
      </w:r>
      <w:r w:rsidRPr="00F13428">
        <w:instrText>\s\do5(</w:instrText>
      </w:r>
      <w:r w:rsidRPr="00F13428">
        <w:rPr>
          <w:i/>
          <w:iCs/>
          <w:sz w:val="16"/>
          <w:szCs w:val="16"/>
        </w:rPr>
        <w:instrText>v</w:instrText>
      </w:r>
      <w:r w:rsidRPr="00F13428">
        <w:instrText>)</w:instrText>
      </w:r>
      <w:r w:rsidRPr="00F13428">
        <w:fldChar w:fldCharType="separate"/>
      </w:r>
      <w:r w:rsidRPr="00F13428">
        <w:fldChar w:fldCharType="end"/>
      </w:r>
      <w:r w:rsidRPr="00F13428">
        <w:t>) scores were computed for the optimal Dual PubMedBERT configuration (α</w:t>
      </w:r>
      <w:ins w:id="793" w:author="Author" w:date="2026-06-11T10:52:00Z">
        <w:r w:rsidR="00F9358F">
          <w:t xml:space="preserve"> </w:t>
        </w:r>
      </w:ins>
      <w:r w:rsidRPr="00F13428">
        <w:t>=</w:t>
      </w:r>
      <w:ins w:id="794" w:author="Author" w:date="2026-06-11T10:52:00Z">
        <w:r w:rsidR="00F9358F">
          <w:t xml:space="preserve"> </w:t>
        </w:r>
      </w:ins>
      <w:r w:rsidRPr="00F13428">
        <w:t>0.45, β</w:t>
      </w:r>
      <w:ins w:id="795" w:author="Author" w:date="2026-06-11T10:52:00Z">
        <w:r w:rsidR="00F9358F">
          <w:t xml:space="preserve"> </w:t>
        </w:r>
      </w:ins>
      <w:r w:rsidRPr="00F13428">
        <w:t>=</w:t>
      </w:r>
      <w:ins w:id="796" w:author="Author" w:date="2026-06-11T10:52:00Z">
        <w:r w:rsidR="00F9358F">
          <w:t xml:space="preserve"> </w:t>
        </w:r>
      </w:ins>
      <w:r w:rsidRPr="00F13428">
        <w:t>0.40; 24 topics) and the single-stream baseline (all-MiniLM-L6-v2 on abstracts; 24 topics); these per-topic scores are obtained by topic-level decomposition and are not on the same scale as—and therefore not directly comparable to—the corpus-aggregate TC values reported in Table </w:t>
      </w:r>
      <w:fldSimple w:instr="REF BMtab_model_performance \* MERGEFORMAT ">
        <w:r w:rsidRPr="00F13428">
          <w:t>2</w:t>
        </w:r>
      </w:fldSimple>
      <w:r w:rsidRPr="00F13428">
        <w:t>. The dual-stream model attained a higher mean per-topic coherence (0.597 vs. 0.568)</w:t>
      </w:r>
      <w:ins w:id="797" w:author="Author" w:date="2026-06-09T03:19:00Z">
        <w:r w:rsidRPr="00F13428">
          <w:t>. In</w:t>
        </w:r>
      </w:ins>
      <w:del w:id="798" w:author="Author" w:date="2026-06-09T03:19:00Z">
        <w:r w:rsidRPr="00F13428">
          <w:delText>; in</w:delText>
        </w:r>
      </w:del>
      <w:r w:rsidRPr="00F13428">
        <w:t xml:space="preserve"> a pairwise comparison, a randomly selected dual-stream topic exceed</w:t>
      </w:r>
      <w:ins w:id="799" w:author="Author" w:date="2026-06-09T03:19:00Z">
        <w:r w:rsidRPr="00F13428">
          <w:t>ed</w:t>
        </w:r>
      </w:ins>
      <w:del w:id="800" w:author="Author" w:date="2026-06-09T03:19:00Z">
        <w:r w:rsidRPr="00F13428">
          <w:delText>s</w:delText>
        </w:r>
      </w:del>
      <w:r w:rsidRPr="00F13428">
        <w:t xml:space="preserve"> a randomly selected baseline topic in coherence 56% of the time. A one-sided Mann–Whitney U test did not reach the conventional significance threshold (</w:t>
      </w:r>
      <w:r w:rsidRPr="00F13428">
        <w:rPr>
          <w:i/>
          <w:iCs/>
        </w:rPr>
        <w:t>p</w:t>
      </w:r>
      <w:ins w:id="801" w:author="Author" w:date="2026-06-11T10:52:00Z">
        <w:r w:rsidR="00F9358F">
          <w:rPr>
            <w:i/>
            <w:iCs/>
          </w:rPr>
          <w:t xml:space="preserve"> </w:t>
        </w:r>
      </w:ins>
      <w:r w:rsidRPr="00F13428">
        <w:t>=</w:t>
      </w:r>
      <w:ins w:id="802" w:author="Author" w:date="2026-06-11T10:52:00Z">
        <w:r w:rsidR="00F9358F">
          <w:t xml:space="preserve"> </w:t>
        </w:r>
      </w:ins>
      <w:r w:rsidRPr="00F13428">
        <w:t>0.25). This is an expected consequence of the small number of topics (</w:t>
      </w:r>
      <w:r w:rsidRPr="00F13428">
        <w:rPr>
          <w:i/>
          <w:iCs/>
        </w:rPr>
        <w:t>n</w:t>
      </w:r>
      <w:ins w:id="803" w:author="Author" w:date="2026-06-11T10:52:00Z">
        <w:r w:rsidR="00F9358F">
          <w:rPr>
            <w:i/>
            <w:iCs/>
          </w:rPr>
          <w:t xml:space="preserve"> </w:t>
        </w:r>
      </w:ins>
      <w:r w:rsidRPr="00F13428">
        <w:t>=</w:t>
      </w:r>
      <w:ins w:id="804" w:author="Author" w:date="2026-06-11T10:52:00Z">
        <w:r w:rsidR="00F9358F">
          <w:t xml:space="preserve"> </w:t>
        </w:r>
      </w:ins>
      <w:r w:rsidRPr="00F13428">
        <w:t>24) and the substantial inter</w:t>
      </w:r>
      <w:del w:id="805" w:author="Author" w:date="2026-06-09T09:45:00Z">
        <w:r w:rsidRPr="00F13428" w:rsidDel="00204686">
          <w:delText>-</w:delText>
        </w:r>
      </w:del>
      <w:r w:rsidRPr="00F13428">
        <w:t>topic variance characteristic of topic models: topic-level inference is inherently low-powered, which is why topic-modelling studies</w:t>
      </w:r>
      <w:ins w:id="806" w:author="Author" w:date="2026-06-09T03:19:00Z">
        <w:r w:rsidRPr="00F13428">
          <w:t xml:space="preserve">, </w:t>
        </w:r>
      </w:ins>
      <w:del w:id="807" w:author="Author" w:date="2026-06-09T03:19:00Z">
        <w:r w:rsidRPr="00F13428">
          <w:delText>—</w:delText>
        </w:r>
      </w:del>
      <w:r w:rsidRPr="00F13428">
        <w:t>including the baseline study</w:t>
      </w:r>
      <w:ins w:id="808" w:author="Author" w:date="2026-06-09T03:19:00Z">
        <w:r w:rsidRPr="00F13428">
          <w:t xml:space="preserve">, </w:t>
        </w:r>
      </w:ins>
      <w:del w:id="809" w:author="Author" w:date="2026-06-09T03:19:00Z">
        <w:r w:rsidRPr="00F13428">
          <w:delText>—</w:delText>
        </w:r>
      </w:del>
      <w:r w:rsidRPr="00F13428">
        <w:t>conventionally evaluate performance through aggregate TC and TD rather than per-topic hypothesis testing. The consistent direction of the per-topic difference</w:t>
      </w:r>
      <w:del w:id="810" w:author="Author" w:date="2026-06-09T03:19:00Z">
        <w:r w:rsidRPr="00F13428">
          <w:delText>,</w:delText>
        </w:r>
      </w:del>
      <w:r w:rsidRPr="00F13428">
        <w:t xml:space="preserve"> combined with the improvement </w:t>
      </w:r>
      <w:ins w:id="811" w:author="Author" w:date="2026-06-09T03:19:00Z">
        <w:r w:rsidRPr="00F13428">
          <w:t>i</w:t>
        </w:r>
      </w:ins>
      <w:del w:id="812" w:author="Author" w:date="2026-06-09T03:19:00Z">
        <w:r w:rsidRPr="00F13428">
          <w:delText>o</w:delText>
        </w:r>
      </w:del>
      <w:r w:rsidRPr="00F13428">
        <w:t xml:space="preserve">n both aggregate metrics </w:t>
      </w:r>
      <w:ins w:id="813" w:author="Author" w:date="2026-06-09T03:19:00Z">
        <w:r w:rsidRPr="00F13428">
          <w:t>in</w:t>
        </w:r>
      </w:ins>
      <w:del w:id="814" w:author="Author" w:date="2026-06-09T03:19:00Z">
        <w:r w:rsidRPr="00F13428">
          <w:delText>at</w:delText>
        </w:r>
      </w:del>
      <w:r w:rsidRPr="00F13428">
        <w:t xml:space="preserve"> the optimal configuration</w:t>
      </w:r>
      <w:del w:id="815" w:author="Author" w:date="2026-06-09T03:19:00Z">
        <w:r w:rsidRPr="00F13428">
          <w:delText>,</w:delText>
        </w:r>
      </w:del>
      <w:r w:rsidRPr="00F13428">
        <w:t xml:space="preserve"> indicates that the gain reflects a systematic shift </w:t>
      </w:r>
      <w:ins w:id="816" w:author="Author" w:date="2026-06-09T03:19:00Z">
        <w:r w:rsidRPr="00F13428">
          <w:t>in</w:t>
        </w:r>
      </w:ins>
      <w:del w:id="817" w:author="Author" w:date="2026-06-09T03:19:00Z">
        <w:r w:rsidRPr="00F13428">
          <w:delText>of</w:delText>
        </w:r>
      </w:del>
      <w:r w:rsidRPr="00F13428">
        <w:t xml:space="preserve"> the coherence distribution rather than a</w:t>
      </w:r>
      <w:r w:rsidRPr="00F13428">
        <w:t xml:space="preserve"> single high-scoring topic.</w:t>
      </w:r>
    </w:p>
    <w:p w14:paraId="6E7A4F80" w14:textId="77777777" w:rsidR="000F1EE3" w:rsidRPr="00F13428" w:rsidRDefault="000D0E48">
      <w:pPr>
        <w:pStyle w:val="3"/>
        <w:widowControl/>
        <w:spacing w:before="120"/>
      </w:pPr>
      <w:r w:rsidRPr="00F13428">
        <w:lastRenderedPageBreak/>
        <w:t>5.3  Optimal Parameters and Robustness</w:t>
      </w:r>
    </w:p>
    <w:p w14:paraId="6548E286" w14:textId="59102AA6" w:rsidR="000F1EE3" w:rsidRPr="00F13428" w:rsidRDefault="000D0E48">
      <w:pPr>
        <w:spacing w:before="60"/>
      </w:pPr>
      <w:r w:rsidRPr="00F13428">
        <w:t>A comprehensive parameter analysis identified the optimal parameter ranges for the dual-stream fusion mechanism, which were concentrated around moderate values:</w:t>
      </w:r>
    </w:p>
    <w:p w14:paraId="382726CA" w14:textId="77777777" w:rsidR="000F1EE3" w:rsidRPr="00F13428" w:rsidRDefault="000D0E48">
      <w:pPr>
        <w:pStyle w:val="ac"/>
        <w:spacing w:before="50"/>
        <w:ind w:left="600" w:hanging="300"/>
        <w:rPr>
          <w:highlight w:val="darkGray"/>
        </w:rPr>
      </w:pPr>
      <w:r w:rsidRPr="00F13428">
        <w:rPr>
          <w:highlight w:val="darkGray"/>
        </w:rPr>
        <w:t>•</w:t>
      </w:r>
      <w:r w:rsidRPr="00F13428">
        <w:rPr>
          <w:highlight w:val="darkGray"/>
        </w:rPr>
        <w:tab/>
        <w:t xml:space="preserve">α (text vs. MeSH weighting): 0.15–0.45 </w:t>
      </w:r>
    </w:p>
    <w:p w14:paraId="5107F3BD" w14:textId="77777777" w:rsidR="000F1EE3" w:rsidRPr="00F13428" w:rsidRDefault="000D0E48">
      <w:pPr>
        <w:pStyle w:val="ac"/>
        <w:spacing w:before="50"/>
        <w:ind w:left="600" w:hanging="300"/>
      </w:pPr>
      <w:r w:rsidRPr="00F13428">
        <w:rPr>
          <w:highlight w:val="darkGray"/>
        </w:rPr>
        <w:t>•</w:t>
      </w:r>
      <w:r w:rsidRPr="00F13428">
        <w:rPr>
          <w:highlight w:val="darkGray"/>
        </w:rPr>
        <w:tab/>
        <w:t>β (major vs. minor MeSH weighting): 0.15–0.80</w:t>
      </w:r>
      <w:r w:rsidRPr="00F13428">
        <w:t xml:space="preserve"> </w:t>
      </w:r>
    </w:p>
    <w:p w14:paraId="391E8A21" w14:textId="77777777" w:rsidR="000F1EE3" w:rsidRPr="00F13428" w:rsidRDefault="000D0E48">
      <w:pPr>
        <w:spacing w:before="60"/>
        <w:ind w:firstLine="300"/>
      </w:pPr>
      <w:r w:rsidRPr="00F13428">
        <w:t>These parameter ranges indicate</w:t>
      </w:r>
      <w:ins w:id="818" w:author="Author" w:date="2026-06-09T03:19:00Z">
        <w:r w:rsidRPr="00F13428">
          <w:rPr>
            <w:rFonts w:eastAsia="游明朝"/>
          </w:rPr>
          <w:t>d</w:t>
        </w:r>
      </w:ins>
      <w:r w:rsidRPr="00F13428">
        <w:rPr>
          <w:rFonts w:eastAsia="游明朝"/>
        </w:rPr>
        <w:t xml:space="preserve"> a balanced integration of textual content and structured biomedical knowledge, </w:t>
      </w:r>
      <w:ins w:id="819" w:author="Author" w:date="2026-06-09T03:19:00Z">
        <w:r w:rsidRPr="00F13428">
          <w:rPr>
            <w:rFonts w:eastAsia="游明朝"/>
          </w:rPr>
          <w:t xml:space="preserve">which </w:t>
        </w:r>
      </w:ins>
      <w:r w:rsidRPr="00F13428">
        <w:rPr>
          <w:rFonts w:eastAsia="游明朝"/>
        </w:rPr>
        <w:t>significantly enhanc</w:t>
      </w:r>
      <w:ins w:id="820" w:author="Author" w:date="2026-06-09T03:19:00Z">
        <w:r w:rsidRPr="00F13428">
          <w:t>ed</w:t>
        </w:r>
      </w:ins>
      <w:del w:id="821" w:author="Author" w:date="2026-06-09T03:19:00Z">
        <w:r w:rsidRPr="00F13428">
          <w:delText>ing</w:delText>
        </w:r>
      </w:del>
      <w:r w:rsidRPr="00F13428">
        <w:t xml:space="preserve"> both the coherence and diversity of </w:t>
      </w:r>
      <w:ins w:id="822" w:author="Author" w:date="2026-06-09T03:19:00Z">
        <w:r w:rsidRPr="00F13428">
          <w:rPr>
            <w:rFonts w:eastAsia="游明朝"/>
          </w:rPr>
          <w:t xml:space="preserve">the </w:t>
        </w:r>
      </w:ins>
      <w:r w:rsidRPr="00F13428">
        <w:rPr>
          <w:rFonts w:eastAsia="游明朝"/>
        </w:rPr>
        <w:t>discovered topics.</w:t>
      </w:r>
    </w:p>
    <w:p w14:paraId="63A5E01D" w14:textId="77777777" w:rsidR="000F1EE3" w:rsidRPr="00F13428" w:rsidRDefault="000D0E48">
      <w:pPr>
        <w:ind w:firstLine="300"/>
      </w:pPr>
      <w:r w:rsidRPr="00F13428">
        <w:t>Compared with the baseline, the dual-stream models maintained reliable performance across a broad range of parameter settings, with the best configurations clustered in the moderate-value region of the α–β grid rather than at isolated extreme points, indicating that the framework is not unduly sensitive to fine parameter choices.</w:t>
      </w:r>
    </w:p>
    <w:p w14:paraId="6D93A75A" w14:textId="77777777" w:rsidR="000F1EE3" w:rsidRPr="00F13428" w:rsidRDefault="000D0E48">
      <w:pPr>
        <w:pStyle w:val="3"/>
        <w:widowControl/>
        <w:spacing w:before="120"/>
      </w:pPr>
      <w:r w:rsidRPr="00F13428">
        <w:t>5.4  Enhanced Interpretability Through Topic Labelling</w:t>
      </w:r>
    </w:p>
    <w:p w14:paraId="54881A56" w14:textId="1B342C8F" w:rsidR="000F1EE3" w:rsidRPr="00F13428" w:rsidRDefault="000D0E48">
      <w:pPr>
        <w:spacing w:before="60"/>
      </w:pPr>
      <w:r w:rsidRPr="00F13428">
        <w:t xml:space="preserve">Applying the LLM-based topic-labelling procedure described above to the topics discovered by the best-performing configuration produced concise, human-readable titles </w:t>
      </w:r>
      <w:ins w:id="823" w:author="Author" w:date="2026-06-09T03:19:00Z">
        <w:r w:rsidRPr="00F13428">
          <w:t>instead of</w:t>
        </w:r>
      </w:ins>
      <w:del w:id="824" w:author="Author" w:date="2026-06-09T03:19:00Z">
        <w:r w:rsidRPr="00F13428">
          <w:delText>in place of the</w:delText>
        </w:r>
      </w:del>
      <w:r w:rsidRPr="00F13428">
        <w:t xml:space="preserve"> raw keyword lists.</w:t>
      </w:r>
    </w:p>
    <w:p w14:paraId="04672BCA" w14:textId="77777777" w:rsidR="000F1EE3" w:rsidRPr="00F13428" w:rsidRDefault="000D0E48">
      <w:pPr>
        <w:pStyle w:val="Table"/>
        <w:spacing w:before="240"/>
      </w:pPr>
      <w:r w:rsidRPr="00F13428">
        <w:t xml:space="preserve"> </w:t>
      </w:r>
    </w:p>
    <w:p w14:paraId="05078FFF" w14:textId="77777777" w:rsidR="000F1EE3" w:rsidRPr="00F13428" w:rsidRDefault="000D0E48">
      <w:pPr>
        <w:pStyle w:val="a9"/>
      </w:pPr>
      <w:r w:rsidRPr="00F13428">
        <w:t xml:space="preserve">Table </w:t>
      </w:r>
      <w:bookmarkStart w:id="825" w:name="BMtab_topic_labels"/>
      <w:r w:rsidRPr="00F13428">
        <w:t>3</w:t>
      </w:r>
      <w:bookmarkEnd w:id="825"/>
      <w:r w:rsidRPr="00F13428">
        <w:t>: Representative examples of human-readable topic titles generated by the Qwen-14B LLM from BERTopic keyword sets, illustrating the interpretability gain over raw keyword lists.</w:t>
      </w:r>
      <w:r w:rsidRPr="00F13428">
        <w:fldChar w:fldCharType="begin"/>
      </w:r>
      <w:r w:rsidRPr="00F13428">
        <w:instrText>TC "3 Representative examples of human-readable topic titles generated by the Qwen-14B LLM from BERTopic keyword sets, illustrating the interpretability gain over raw keyword lists." \f t</w:instrText>
      </w:r>
      <w:r w:rsidRPr="00F13428">
        <w:fldChar w:fldCharType="end"/>
      </w:r>
    </w:p>
    <w:p w14:paraId="0E2BD22D" w14:textId="77777777" w:rsidR="000F1EE3" w:rsidRPr="00F13428" w:rsidRDefault="000F1EE3">
      <w:pPr>
        <w:pStyle w:val="a9"/>
        <w:rPr>
          <w:sz w:val="16"/>
          <w:szCs w:val="16"/>
        </w:rPr>
      </w:pPr>
    </w:p>
    <w:tbl>
      <w:tblPr>
        <w:tblW w:w="7781" w:type="dxa"/>
        <w:tblLayout w:type="fixed"/>
        <w:tblCellMar>
          <w:left w:w="0" w:type="dxa"/>
          <w:right w:w="0" w:type="dxa"/>
        </w:tblCellMar>
        <w:tblLook w:val="0000" w:firstRow="0" w:lastRow="0" w:firstColumn="0" w:lastColumn="0" w:noHBand="0" w:noVBand="0"/>
      </w:tblPr>
      <w:tblGrid>
        <w:gridCol w:w="567"/>
        <w:gridCol w:w="2662"/>
        <w:gridCol w:w="4552"/>
      </w:tblGrid>
      <w:tr w:rsidR="0091190D" w:rsidRPr="00F13428" w14:paraId="7A7FAAA6" w14:textId="77777777" w:rsidTr="006627C7">
        <w:tc>
          <w:tcPr>
            <w:tcW w:w="567" w:type="dxa"/>
            <w:tcBorders>
              <w:top w:val="single" w:sz="6" w:space="0" w:color="auto"/>
              <w:left w:val="nil"/>
              <w:bottom w:val="single" w:sz="6" w:space="0" w:color="auto"/>
              <w:right w:val="nil"/>
            </w:tcBorders>
          </w:tcPr>
          <w:p w14:paraId="422AC617"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Topic ID</w:t>
            </w:r>
          </w:p>
        </w:tc>
        <w:tc>
          <w:tcPr>
            <w:tcW w:w="2662" w:type="dxa"/>
            <w:tcBorders>
              <w:top w:val="single" w:sz="6" w:space="0" w:color="auto"/>
              <w:left w:val="nil"/>
              <w:bottom w:val="single" w:sz="6" w:space="0" w:color="auto"/>
              <w:right w:val="nil"/>
            </w:tcBorders>
          </w:tcPr>
          <w:p w14:paraId="7DFE2D9A" w14:textId="77777777" w:rsidR="000F1EE3" w:rsidRPr="00F13428" w:rsidRDefault="000D0E48">
            <w:pPr>
              <w:jc w:val="left"/>
              <w:rPr>
                <w:sz w:val="16"/>
                <w:szCs w:val="16"/>
              </w:rPr>
            </w:pPr>
            <w:r w:rsidRPr="00F13428">
              <w:rPr>
                <w:b/>
                <w:bCs/>
                <w:sz w:val="16"/>
                <w:szCs w:val="16"/>
              </w:rPr>
              <w:t>Top Keywords</w:t>
            </w:r>
          </w:p>
        </w:tc>
        <w:tc>
          <w:tcPr>
            <w:tcW w:w="4552" w:type="dxa"/>
            <w:tcBorders>
              <w:top w:val="single" w:sz="6" w:space="0" w:color="auto"/>
              <w:left w:val="nil"/>
              <w:bottom w:val="single" w:sz="6" w:space="0" w:color="auto"/>
              <w:right w:val="nil"/>
            </w:tcBorders>
          </w:tcPr>
          <w:p w14:paraId="1B287791" w14:textId="77777777" w:rsidR="000F1EE3" w:rsidRPr="00F13428" w:rsidRDefault="000D0E48">
            <w:pPr>
              <w:jc w:val="left"/>
              <w:rPr>
                <w:sz w:val="16"/>
                <w:szCs w:val="16"/>
              </w:rPr>
            </w:pPr>
            <w:r w:rsidRPr="00F13428">
              <w:rPr>
                <w:b/>
                <w:bCs/>
                <w:sz w:val="16"/>
                <w:szCs w:val="16"/>
              </w:rPr>
              <w:t>LLM-Generated Title</w:t>
            </w:r>
          </w:p>
        </w:tc>
      </w:tr>
      <w:tr w:rsidR="0091190D" w:rsidRPr="00F13428" w14:paraId="4119BFB3" w14:textId="77777777" w:rsidTr="006627C7">
        <w:tc>
          <w:tcPr>
            <w:tcW w:w="567" w:type="dxa"/>
            <w:tcBorders>
              <w:top w:val="nil"/>
              <w:left w:val="nil"/>
              <w:bottom w:val="single" w:sz="6" w:space="0" w:color="auto"/>
              <w:right w:val="nil"/>
            </w:tcBorders>
          </w:tcPr>
          <w:p w14:paraId="0EC28C42"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0</w:t>
            </w:r>
          </w:p>
        </w:tc>
        <w:tc>
          <w:tcPr>
            <w:tcW w:w="2662" w:type="dxa"/>
            <w:tcBorders>
              <w:top w:val="nil"/>
              <w:left w:val="nil"/>
              <w:bottom w:val="single" w:sz="6" w:space="0" w:color="auto"/>
              <w:right w:val="nil"/>
            </w:tcBorders>
          </w:tcPr>
          <w:p w14:paraId="588B6D75" w14:textId="77777777" w:rsidR="000F1EE3" w:rsidRPr="00F13428" w:rsidRDefault="000D0E48">
            <w:pPr>
              <w:jc w:val="left"/>
              <w:rPr>
                <w:sz w:val="16"/>
                <w:szCs w:val="16"/>
              </w:rPr>
            </w:pPr>
            <w:r w:rsidRPr="00F13428">
              <w:rPr>
                <w:sz w:val="16"/>
                <w:szCs w:val="16"/>
              </w:rPr>
              <w:t>students, nursing, medical, learning, clinical, student, education, anxiety, simulation, burnout</w:t>
            </w:r>
          </w:p>
        </w:tc>
        <w:tc>
          <w:tcPr>
            <w:tcW w:w="4552" w:type="dxa"/>
            <w:tcBorders>
              <w:top w:val="nil"/>
              <w:left w:val="nil"/>
              <w:bottom w:val="single" w:sz="6" w:space="0" w:color="auto"/>
              <w:right w:val="nil"/>
            </w:tcBorders>
          </w:tcPr>
          <w:p w14:paraId="77F30528" w14:textId="77777777" w:rsidR="000F1EE3" w:rsidRPr="00F13428" w:rsidRDefault="000D0E48">
            <w:pPr>
              <w:jc w:val="left"/>
              <w:rPr>
                <w:sz w:val="16"/>
                <w:szCs w:val="16"/>
              </w:rPr>
            </w:pPr>
            <w:r w:rsidRPr="00F13428">
              <w:rPr>
                <w:sz w:val="16"/>
                <w:szCs w:val="16"/>
              </w:rPr>
              <w:t>Addressing Anxiety and Burnout in Nursing Students through Clinical Simulation-Based Medical Education</w:t>
            </w:r>
          </w:p>
        </w:tc>
      </w:tr>
      <w:tr w:rsidR="0091190D" w:rsidRPr="00F13428" w14:paraId="1753D27F" w14:textId="77777777" w:rsidTr="006627C7">
        <w:tc>
          <w:tcPr>
            <w:tcW w:w="567" w:type="dxa"/>
            <w:tcBorders>
              <w:top w:val="nil"/>
              <w:left w:val="nil"/>
              <w:bottom w:val="single" w:sz="6" w:space="0" w:color="auto"/>
              <w:right w:val="nil"/>
            </w:tcBorders>
          </w:tcPr>
          <w:p w14:paraId="13DC0CB9"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1</w:t>
            </w:r>
          </w:p>
        </w:tc>
        <w:tc>
          <w:tcPr>
            <w:tcW w:w="2662" w:type="dxa"/>
            <w:tcBorders>
              <w:top w:val="nil"/>
              <w:left w:val="nil"/>
              <w:bottom w:val="single" w:sz="6" w:space="0" w:color="auto"/>
              <w:right w:val="nil"/>
            </w:tcBorders>
          </w:tcPr>
          <w:p w14:paraId="7BE0CEC0" w14:textId="77777777" w:rsidR="000F1EE3" w:rsidRPr="00F13428" w:rsidRDefault="000D0E48">
            <w:pPr>
              <w:jc w:val="left"/>
              <w:rPr>
                <w:sz w:val="16"/>
                <w:szCs w:val="16"/>
              </w:rPr>
            </w:pPr>
            <w:r w:rsidRPr="00F13428">
              <w:rPr>
                <w:sz w:val="16"/>
                <w:szCs w:val="16"/>
              </w:rPr>
              <w:t>health, mental, students, depression, prevalence, symptoms, data, factors, study, numerical</w:t>
            </w:r>
          </w:p>
        </w:tc>
        <w:tc>
          <w:tcPr>
            <w:tcW w:w="4552" w:type="dxa"/>
            <w:tcBorders>
              <w:top w:val="nil"/>
              <w:left w:val="nil"/>
              <w:bottom w:val="single" w:sz="6" w:space="0" w:color="auto"/>
              <w:right w:val="nil"/>
            </w:tcBorders>
          </w:tcPr>
          <w:p w14:paraId="7A6888C4" w14:textId="77777777" w:rsidR="000F1EE3" w:rsidRPr="00F13428" w:rsidRDefault="000D0E48">
            <w:pPr>
              <w:jc w:val="left"/>
              <w:rPr>
                <w:sz w:val="16"/>
                <w:szCs w:val="16"/>
              </w:rPr>
            </w:pPr>
            <w:r w:rsidRPr="00F13428">
              <w:rPr>
                <w:sz w:val="16"/>
                <w:szCs w:val="16"/>
              </w:rPr>
              <w:t>Numerical Study on the Prevalence of Depression Symptoms in Mental Health Among Students</w:t>
            </w:r>
          </w:p>
        </w:tc>
      </w:tr>
      <w:tr w:rsidR="0091190D" w:rsidRPr="00F13428" w14:paraId="1A3DC56C" w14:textId="77777777" w:rsidTr="006627C7">
        <w:tc>
          <w:tcPr>
            <w:tcW w:w="567" w:type="dxa"/>
            <w:tcBorders>
              <w:top w:val="nil"/>
              <w:left w:val="nil"/>
              <w:bottom w:val="single" w:sz="6" w:space="0" w:color="auto"/>
              <w:right w:val="nil"/>
            </w:tcBorders>
          </w:tcPr>
          <w:p w14:paraId="05BF1F64"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2</w:t>
            </w:r>
          </w:p>
        </w:tc>
        <w:tc>
          <w:tcPr>
            <w:tcW w:w="2662" w:type="dxa"/>
            <w:tcBorders>
              <w:top w:val="nil"/>
              <w:left w:val="nil"/>
              <w:bottom w:val="single" w:sz="6" w:space="0" w:color="auto"/>
              <w:right w:val="nil"/>
            </w:tcBorders>
          </w:tcPr>
          <w:p w14:paraId="1023FD39" w14:textId="77777777" w:rsidR="000F1EE3" w:rsidRPr="00F13428" w:rsidRDefault="000D0E48">
            <w:pPr>
              <w:jc w:val="left"/>
              <w:rPr>
                <w:sz w:val="16"/>
                <w:szCs w:val="16"/>
              </w:rPr>
            </w:pPr>
            <w:r w:rsidRPr="00F13428">
              <w:rPr>
                <w:sz w:val="16"/>
                <w:szCs w:val="16"/>
              </w:rPr>
              <w:t>covid19, pandemic, health, mental, students, anxiety, depression, pandemics, stress, study</w:t>
            </w:r>
          </w:p>
        </w:tc>
        <w:tc>
          <w:tcPr>
            <w:tcW w:w="4552" w:type="dxa"/>
            <w:tcBorders>
              <w:top w:val="nil"/>
              <w:left w:val="nil"/>
              <w:bottom w:val="single" w:sz="6" w:space="0" w:color="auto"/>
              <w:right w:val="nil"/>
            </w:tcBorders>
          </w:tcPr>
          <w:p w14:paraId="4FB62888" w14:textId="77777777" w:rsidR="000F1EE3" w:rsidRPr="00F13428" w:rsidRDefault="000D0E48">
            <w:pPr>
              <w:jc w:val="left"/>
              <w:rPr>
                <w:sz w:val="16"/>
                <w:szCs w:val="16"/>
              </w:rPr>
            </w:pPr>
            <w:r w:rsidRPr="00F13428">
              <w:rPr>
                <w:sz w:val="16"/>
                <w:szCs w:val="16"/>
              </w:rPr>
              <w:t>Mental Health Impact of Anxiety and Depression on Students During the COVID-19 Pandemic</w:t>
            </w:r>
          </w:p>
        </w:tc>
      </w:tr>
      <w:tr w:rsidR="0091190D" w:rsidRPr="00F13428" w14:paraId="15E773E9" w14:textId="77777777" w:rsidTr="006627C7">
        <w:tc>
          <w:tcPr>
            <w:tcW w:w="567" w:type="dxa"/>
            <w:tcBorders>
              <w:top w:val="nil"/>
              <w:left w:val="nil"/>
              <w:bottom w:val="single" w:sz="6" w:space="0" w:color="auto"/>
              <w:right w:val="nil"/>
            </w:tcBorders>
          </w:tcPr>
          <w:p w14:paraId="4ECB75CF"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3</w:t>
            </w:r>
          </w:p>
        </w:tc>
        <w:tc>
          <w:tcPr>
            <w:tcW w:w="2662" w:type="dxa"/>
            <w:tcBorders>
              <w:top w:val="nil"/>
              <w:left w:val="nil"/>
              <w:bottom w:val="single" w:sz="6" w:space="0" w:color="auto"/>
              <w:right w:val="nil"/>
            </w:tcBorders>
          </w:tcPr>
          <w:p w14:paraId="6E735B2A" w14:textId="77777777" w:rsidR="000F1EE3" w:rsidRPr="00F13428" w:rsidRDefault="000D0E48">
            <w:pPr>
              <w:jc w:val="left"/>
              <w:rPr>
                <w:sz w:val="16"/>
                <w:szCs w:val="16"/>
              </w:rPr>
            </w:pPr>
            <w:r w:rsidRPr="00F13428">
              <w:rPr>
                <w:sz w:val="16"/>
                <w:szCs w:val="16"/>
              </w:rPr>
              <w:t>intervention, mindfulness, trial, treatment, group, stress, anxiety, control, therapy, randomized</w:t>
            </w:r>
          </w:p>
        </w:tc>
        <w:tc>
          <w:tcPr>
            <w:tcW w:w="4552" w:type="dxa"/>
            <w:tcBorders>
              <w:top w:val="nil"/>
              <w:left w:val="nil"/>
              <w:bottom w:val="single" w:sz="6" w:space="0" w:color="auto"/>
              <w:right w:val="nil"/>
            </w:tcBorders>
          </w:tcPr>
          <w:p w14:paraId="5A7D59B6" w14:textId="77777777" w:rsidR="000F1EE3" w:rsidRPr="00F13428" w:rsidRDefault="000D0E48">
            <w:pPr>
              <w:jc w:val="left"/>
              <w:rPr>
                <w:sz w:val="16"/>
                <w:szCs w:val="16"/>
              </w:rPr>
            </w:pPr>
            <w:r w:rsidRPr="00F13428">
              <w:rPr>
                <w:sz w:val="16"/>
                <w:szCs w:val="16"/>
              </w:rPr>
              <w:t>Randomized Trial of Mindfulness Intervention for Stress and Anxiety in Treatment Groups</w:t>
            </w:r>
          </w:p>
        </w:tc>
      </w:tr>
      <w:tr w:rsidR="0091190D" w:rsidRPr="00F13428" w14:paraId="56B0767F" w14:textId="77777777" w:rsidTr="006627C7">
        <w:tc>
          <w:tcPr>
            <w:tcW w:w="567" w:type="dxa"/>
            <w:tcBorders>
              <w:top w:val="nil"/>
              <w:left w:val="nil"/>
              <w:bottom w:val="single" w:sz="6" w:space="0" w:color="auto"/>
              <w:right w:val="nil"/>
            </w:tcBorders>
          </w:tcPr>
          <w:p w14:paraId="6B566E7C" w14:textId="77777777" w:rsidR="000F1EE3" w:rsidRPr="00F13428" w:rsidRDefault="000D0E48">
            <w:pPr>
              <w:jc w:val="center"/>
              <w:rPr>
                <w:sz w:val="16"/>
                <w:szCs w:val="16"/>
                <w:highlight w:val="darkGray"/>
              </w:rPr>
            </w:pPr>
            <w:r w:rsidRPr="00F13428">
              <w:rPr>
                <w:sz w:val="16"/>
                <w:szCs w:val="16"/>
                <w:highlight w:val="darkGray"/>
              </w:rPr>
              <w:t xml:space="preserve"> </w:t>
            </w:r>
            <w:r w:rsidRPr="00F13428">
              <w:rPr>
                <w:b/>
                <w:bCs/>
                <w:sz w:val="16"/>
                <w:szCs w:val="16"/>
                <w:highlight w:val="darkGray"/>
              </w:rPr>
              <w:t>4</w:t>
            </w:r>
          </w:p>
        </w:tc>
        <w:tc>
          <w:tcPr>
            <w:tcW w:w="2662" w:type="dxa"/>
            <w:tcBorders>
              <w:top w:val="nil"/>
              <w:left w:val="nil"/>
              <w:bottom w:val="single" w:sz="6" w:space="0" w:color="auto"/>
              <w:right w:val="nil"/>
            </w:tcBorders>
          </w:tcPr>
          <w:p w14:paraId="6DD977C4" w14:textId="77777777" w:rsidR="000F1EE3" w:rsidRPr="00F13428" w:rsidRDefault="000D0E48">
            <w:pPr>
              <w:jc w:val="left"/>
              <w:rPr>
                <w:sz w:val="16"/>
                <w:szCs w:val="16"/>
              </w:rPr>
            </w:pPr>
            <w:r w:rsidRPr="00F13428">
              <w:rPr>
                <w:sz w:val="16"/>
                <w:szCs w:val="16"/>
              </w:rPr>
              <w:t>burnout, residents, residency, resident, training, medical, physicians, trainees, internship, survey</w:t>
            </w:r>
          </w:p>
        </w:tc>
        <w:tc>
          <w:tcPr>
            <w:tcW w:w="4552" w:type="dxa"/>
            <w:tcBorders>
              <w:top w:val="nil"/>
              <w:left w:val="nil"/>
              <w:bottom w:val="single" w:sz="6" w:space="0" w:color="auto"/>
              <w:right w:val="nil"/>
            </w:tcBorders>
          </w:tcPr>
          <w:p w14:paraId="4AD4899F" w14:textId="77777777" w:rsidR="000F1EE3" w:rsidRPr="00F13428" w:rsidRDefault="000D0E48">
            <w:pPr>
              <w:jc w:val="left"/>
              <w:rPr>
                <w:sz w:val="16"/>
                <w:szCs w:val="16"/>
              </w:rPr>
            </w:pPr>
            <w:r w:rsidRPr="00F13428">
              <w:rPr>
                <w:sz w:val="16"/>
                <w:szCs w:val="16"/>
              </w:rPr>
              <w:t>Burnout among medical residents and trainees during internship: a survey analysis</w:t>
            </w:r>
          </w:p>
        </w:tc>
      </w:tr>
    </w:tbl>
    <w:p w14:paraId="4ABEC8E4" w14:textId="77777777" w:rsidR="000F1EE3" w:rsidRPr="00F13428" w:rsidRDefault="000D0E48">
      <w:pPr>
        <w:pStyle w:val="a9"/>
        <w:rPr>
          <w:sz w:val="16"/>
          <w:szCs w:val="16"/>
        </w:rPr>
      </w:pPr>
      <w:r w:rsidRPr="00F13428">
        <w:rPr>
          <w:sz w:val="16"/>
          <w:szCs w:val="16"/>
        </w:rPr>
        <w:t xml:space="preserve"> </w:t>
      </w:r>
    </w:p>
    <w:p w14:paraId="142DBC1B" w14:textId="00B365E5" w:rsidR="000F1EE3" w:rsidRPr="00F13428" w:rsidRDefault="000D0E48">
      <w:pPr>
        <w:spacing w:before="240"/>
        <w:ind w:firstLine="300"/>
      </w:pPr>
      <w:r w:rsidRPr="00F13428">
        <w:rPr>
          <w:b/>
          <w:bCs/>
        </w:rPr>
        <w:t>Table </w:t>
      </w:r>
      <w:r w:rsidRPr="00F13428">
        <w:rPr>
          <w:b/>
          <w:bCs/>
        </w:rPr>
        <w:fldChar w:fldCharType="begin"/>
      </w:r>
      <w:r w:rsidRPr="00F13428">
        <w:rPr>
          <w:b/>
          <w:bCs/>
        </w:rPr>
        <w:instrText xml:space="preserve">REF BMtab_topic_labels \* MERGEFORMAT </w:instrText>
      </w:r>
      <w:r w:rsidRPr="00F13428">
        <w:rPr>
          <w:b/>
          <w:bCs/>
        </w:rPr>
        <w:fldChar w:fldCharType="separate"/>
      </w:r>
      <w:ins w:id="826" w:author="RONGLI LI" w:date="2026-06-15T18:41:00Z" w16du:dateUtc="2026-06-15T09:41:00Z">
        <w:r w:rsidRPr="000D0E48">
          <w:rPr>
            <w:b/>
            <w:bCs/>
            <w:rPrChange w:id="827" w:author="RONGLI LI" w:date="2026-06-15T18:41:00Z" w16du:dateUtc="2026-06-15T09:41:00Z">
              <w:rPr/>
            </w:rPrChange>
          </w:rPr>
          <w:t>3</w:t>
        </w:r>
      </w:ins>
      <w:del w:id="828" w:author="RONGLI LI" w:date="2026-06-15T18:41:00Z" w16du:dateUtc="2026-06-15T09:41:00Z">
        <w:r w:rsidRPr="00F13428" w:rsidDel="000D0E48">
          <w:rPr>
            <w:b/>
            <w:bCs/>
          </w:rPr>
          <w:delText>3</w:delText>
        </w:r>
      </w:del>
      <w:r w:rsidRPr="00F13428">
        <w:rPr>
          <w:b/>
          <w:bCs/>
        </w:rPr>
        <w:fldChar w:fldCharType="end"/>
      </w:r>
      <w:r w:rsidRPr="00F13428">
        <w:t xml:space="preserve"> </w:t>
      </w:r>
      <w:ins w:id="829" w:author="Author" w:date="2026-06-09T03:19:00Z">
        <w:r w:rsidRPr="00F13428">
          <w:t>presents</w:t>
        </w:r>
      </w:ins>
      <w:del w:id="830" w:author="Author" w:date="2026-06-09T03:19:00Z">
        <w:r w:rsidRPr="00F13428">
          <w:delText>illustrates</w:delText>
        </w:r>
      </w:del>
      <w:r w:rsidRPr="00F13428">
        <w:t xml:space="preserve"> five representative examples of LLM-generated titles. Each title corresponds to a unique topic and demonstrates how natural language </w:t>
      </w:r>
      <w:r w:rsidRPr="00F13428">
        <w:lastRenderedPageBreak/>
        <w:t>summarization can bridge the gap between machine-generated keywords and human comprehension. The results show that LLM-based postprocessing significantly improves topic accessibility</w:t>
      </w:r>
      <w:ins w:id="831" w:author="Author" w:date="2026-06-09T03:19:00Z">
        <w:r w:rsidRPr="00F13428">
          <w:t xml:space="preserve"> and</w:t>
        </w:r>
      </w:ins>
      <w:del w:id="832" w:author="Author" w:date="2026-06-09T03:19:00Z">
        <w:r w:rsidRPr="00F13428">
          <w:delText>,</w:delText>
        </w:r>
      </w:del>
      <w:r w:rsidRPr="00F13428">
        <w:t xml:space="preserve"> reduc</w:t>
      </w:r>
      <w:ins w:id="833" w:author="Author" w:date="2026-06-09T03:19:00Z">
        <w:r w:rsidRPr="00F13428">
          <w:t>es</w:t>
        </w:r>
      </w:ins>
      <w:del w:id="834" w:author="Author" w:date="2026-06-09T03:19:00Z">
        <w:r w:rsidRPr="00F13428">
          <w:delText>ing</w:delText>
        </w:r>
      </w:del>
      <w:r w:rsidRPr="00F13428">
        <w:t xml:space="preserve"> the cognitive effort </w:t>
      </w:r>
      <w:ins w:id="835" w:author="Author" w:date="2026-06-09T03:19:00Z">
        <w:r w:rsidRPr="00F13428">
          <w:t>required</w:t>
        </w:r>
      </w:ins>
      <w:del w:id="836" w:author="Author" w:date="2026-06-09T03:19:00Z">
        <w:r w:rsidRPr="00F13428">
          <w:delText>needed</w:delText>
        </w:r>
      </w:del>
      <w:r w:rsidRPr="00F13428">
        <w:t xml:space="preserve"> to interpret and organize thematic outputs.</w:t>
      </w:r>
    </w:p>
    <w:p w14:paraId="39961327" w14:textId="77777777" w:rsidR="000F1EE3" w:rsidRPr="00F13428" w:rsidRDefault="000D0E48">
      <w:pPr>
        <w:pStyle w:val="3"/>
        <w:widowControl/>
        <w:spacing w:before="120"/>
      </w:pPr>
      <w:r w:rsidRPr="00F13428">
        <w:t>5.5  Ablation Study Results</w:t>
      </w:r>
    </w:p>
    <w:p w14:paraId="4D69939D" w14:textId="77777777" w:rsidR="000F1EE3" w:rsidRPr="00F13428" w:rsidRDefault="000D0E48">
      <w:pPr>
        <w:spacing w:before="60"/>
      </w:pPr>
      <w:r w:rsidRPr="00F13428">
        <w:t xml:space="preserve">To </w:t>
      </w:r>
      <w:ins w:id="837" w:author="Author" w:date="2026-06-09T03:19:00Z">
        <w:r w:rsidRPr="00F13428">
          <w:t>determine</w:t>
        </w:r>
      </w:ins>
      <w:del w:id="838" w:author="Author" w:date="2026-06-09T03:19:00Z">
        <w:r w:rsidRPr="00F13428">
          <w:delText>isolate</w:delText>
        </w:r>
      </w:del>
      <w:r w:rsidRPr="00F13428">
        <w:t xml:space="preserve"> the effectiveness of the proposed dual-stream fusion mechanism, we designed a set of ablation experiments using a fixed single-stream architecture without parameterized integration. Each configuration concatenated different combinations of textual and metadata inputs and encoded them via the baseline model (all-MiniLM-L6-v2) without applying any α–β fusion.</w:t>
      </w:r>
    </w:p>
    <w:p w14:paraId="6650BCB5" w14:textId="77777777" w:rsidR="000F1EE3" w:rsidRPr="00F13428" w:rsidRDefault="000D0E48">
      <w:pPr>
        <w:pStyle w:val="Table"/>
        <w:spacing w:before="240"/>
      </w:pPr>
      <w:r w:rsidRPr="00F13428">
        <w:t xml:space="preserve"> </w:t>
      </w:r>
    </w:p>
    <w:p w14:paraId="42646151" w14:textId="77777777" w:rsidR="000F1EE3" w:rsidRPr="00F13428" w:rsidRDefault="000D0E48">
      <w:pPr>
        <w:pStyle w:val="a9"/>
      </w:pPr>
      <w:r w:rsidRPr="00F13428">
        <w:t xml:space="preserve">Table </w:t>
      </w:r>
      <w:bookmarkStart w:id="839" w:name="BMtab_ablation_results"/>
      <w:r w:rsidRPr="00F13428">
        <w:t>4</w:t>
      </w:r>
      <w:bookmarkEnd w:id="839"/>
      <w:r w:rsidRPr="00F13428">
        <w:t>: Ablation study results: topic coherence (TC), topic diversity (TD), and combined TC+TD scores for the single-stream input configurations A1–A4 (concatenated inputs, no α–β fusion), compared with the baseline and the full dual-stream model with parameterized fusion.</w:t>
      </w:r>
      <w:r w:rsidRPr="00F13428">
        <w:fldChar w:fldCharType="begin"/>
      </w:r>
      <w:r w:rsidRPr="00F13428">
        <w:instrText>TC "4 Ablation study results: topic coherence (TC), topic diversity (TD), and combined TC+TD scores for the single-stream input configurations A1–A4 (concatenated inputs, no α–β fusion), compared with the baseline and the full dual-stream model with parameterized fusion." \f t</w:instrText>
      </w:r>
      <w:r w:rsidRPr="00F13428">
        <w:fldChar w:fldCharType="end"/>
      </w:r>
    </w:p>
    <w:p w14:paraId="1FF63A0B" w14:textId="77777777" w:rsidR="000F1EE3" w:rsidRPr="00F13428" w:rsidRDefault="000F1EE3">
      <w:pPr>
        <w:pStyle w:val="a9"/>
      </w:pPr>
    </w:p>
    <w:tbl>
      <w:tblPr>
        <w:tblW w:w="0" w:type="auto"/>
        <w:tblLayout w:type="fixed"/>
        <w:tblCellMar>
          <w:left w:w="0" w:type="dxa"/>
          <w:right w:w="0" w:type="dxa"/>
        </w:tblCellMar>
        <w:tblLook w:val="0000" w:firstRow="0" w:lastRow="0" w:firstColumn="0" w:lastColumn="0" w:noHBand="0" w:noVBand="0"/>
      </w:tblPr>
      <w:tblGrid>
        <w:gridCol w:w="1648"/>
        <w:gridCol w:w="1594"/>
        <w:gridCol w:w="1434"/>
        <w:gridCol w:w="687"/>
        <w:gridCol w:w="687"/>
        <w:gridCol w:w="847"/>
      </w:tblGrid>
      <w:tr w:rsidR="0091190D" w:rsidRPr="00F13428" w14:paraId="19EEF89B" w14:textId="77777777">
        <w:tc>
          <w:tcPr>
            <w:tcW w:w="1648" w:type="dxa"/>
            <w:tcBorders>
              <w:top w:val="single" w:sz="6" w:space="0" w:color="auto"/>
              <w:left w:val="nil"/>
              <w:bottom w:val="single" w:sz="6" w:space="0" w:color="auto"/>
              <w:right w:val="nil"/>
            </w:tcBorders>
          </w:tcPr>
          <w:p w14:paraId="441D74C3" w14:textId="77777777" w:rsidR="000F1EE3" w:rsidRPr="00F13428" w:rsidRDefault="000D0E48">
            <w:pPr>
              <w:jc w:val="center"/>
              <w:rPr>
                <w:sz w:val="24"/>
                <w:szCs w:val="24"/>
                <w:highlight w:val="darkGray"/>
              </w:rPr>
            </w:pPr>
            <w:r w:rsidRPr="00F13428">
              <w:rPr>
                <w:sz w:val="24"/>
                <w:szCs w:val="24"/>
              </w:rPr>
              <w:t xml:space="preserve"> </w:t>
            </w:r>
            <w:r w:rsidRPr="00F13428">
              <w:rPr>
                <w:b/>
                <w:bCs/>
                <w:sz w:val="24"/>
                <w:szCs w:val="24"/>
                <w:highlight w:val="darkGray"/>
              </w:rPr>
              <w:t>Experiment ID</w:t>
            </w:r>
          </w:p>
        </w:tc>
        <w:tc>
          <w:tcPr>
            <w:tcW w:w="1594" w:type="dxa"/>
            <w:tcBorders>
              <w:top w:val="single" w:sz="6" w:space="0" w:color="auto"/>
              <w:left w:val="nil"/>
              <w:bottom w:val="single" w:sz="6" w:space="0" w:color="auto"/>
              <w:right w:val="nil"/>
            </w:tcBorders>
          </w:tcPr>
          <w:p w14:paraId="39154298" w14:textId="77777777" w:rsidR="000F1EE3" w:rsidRPr="00F13428" w:rsidRDefault="000D0E48">
            <w:pPr>
              <w:jc w:val="center"/>
              <w:rPr>
                <w:sz w:val="24"/>
                <w:szCs w:val="24"/>
                <w:highlight w:val="darkGray"/>
              </w:rPr>
            </w:pPr>
            <w:r w:rsidRPr="00F13428">
              <w:rPr>
                <w:b/>
                <w:bCs/>
                <w:sz w:val="24"/>
                <w:szCs w:val="24"/>
                <w:highlight w:val="darkGray"/>
              </w:rPr>
              <w:t>Input Configuration</w:t>
            </w:r>
          </w:p>
        </w:tc>
        <w:tc>
          <w:tcPr>
            <w:tcW w:w="1434" w:type="dxa"/>
            <w:tcBorders>
              <w:top w:val="single" w:sz="6" w:space="0" w:color="auto"/>
              <w:left w:val="nil"/>
              <w:bottom w:val="single" w:sz="6" w:space="0" w:color="auto"/>
              <w:right w:val="nil"/>
            </w:tcBorders>
          </w:tcPr>
          <w:p w14:paraId="7FA88E51" w14:textId="77777777" w:rsidR="000F1EE3" w:rsidRPr="00F13428" w:rsidRDefault="000D0E48">
            <w:pPr>
              <w:jc w:val="center"/>
              <w:rPr>
                <w:sz w:val="24"/>
                <w:szCs w:val="24"/>
                <w:highlight w:val="darkGray"/>
              </w:rPr>
            </w:pPr>
            <w:r w:rsidRPr="00F13428">
              <w:rPr>
                <w:b/>
                <w:bCs/>
                <w:sz w:val="24"/>
                <w:szCs w:val="24"/>
                <w:highlight w:val="darkGray"/>
              </w:rPr>
              <w:t>Input Components</w:t>
            </w:r>
          </w:p>
        </w:tc>
        <w:tc>
          <w:tcPr>
            <w:tcW w:w="687" w:type="dxa"/>
            <w:tcBorders>
              <w:top w:val="single" w:sz="6" w:space="0" w:color="auto"/>
              <w:left w:val="nil"/>
              <w:bottom w:val="single" w:sz="6" w:space="0" w:color="auto"/>
              <w:right w:val="nil"/>
            </w:tcBorders>
          </w:tcPr>
          <w:p w14:paraId="0068B61C" w14:textId="77777777" w:rsidR="000F1EE3" w:rsidRPr="00F13428" w:rsidRDefault="000D0E48">
            <w:pPr>
              <w:jc w:val="center"/>
              <w:rPr>
                <w:sz w:val="24"/>
                <w:szCs w:val="24"/>
                <w:highlight w:val="darkGray"/>
              </w:rPr>
            </w:pPr>
            <w:r w:rsidRPr="00F13428">
              <w:rPr>
                <w:b/>
                <w:bCs/>
                <w:sz w:val="24"/>
                <w:szCs w:val="24"/>
                <w:highlight w:val="darkGray"/>
              </w:rPr>
              <w:t>TC</w:t>
            </w:r>
          </w:p>
        </w:tc>
        <w:tc>
          <w:tcPr>
            <w:tcW w:w="687" w:type="dxa"/>
            <w:tcBorders>
              <w:top w:val="single" w:sz="6" w:space="0" w:color="auto"/>
              <w:left w:val="nil"/>
              <w:bottom w:val="single" w:sz="6" w:space="0" w:color="auto"/>
              <w:right w:val="nil"/>
            </w:tcBorders>
          </w:tcPr>
          <w:p w14:paraId="4C1F0D3D" w14:textId="77777777" w:rsidR="000F1EE3" w:rsidRPr="00F13428" w:rsidRDefault="000D0E48">
            <w:pPr>
              <w:jc w:val="center"/>
              <w:rPr>
                <w:sz w:val="24"/>
                <w:szCs w:val="24"/>
                <w:highlight w:val="darkGray"/>
              </w:rPr>
            </w:pPr>
            <w:r w:rsidRPr="00F13428">
              <w:rPr>
                <w:b/>
                <w:bCs/>
                <w:sz w:val="24"/>
                <w:szCs w:val="24"/>
                <w:highlight w:val="darkGray"/>
              </w:rPr>
              <w:t>TD</w:t>
            </w:r>
          </w:p>
        </w:tc>
        <w:tc>
          <w:tcPr>
            <w:tcW w:w="847" w:type="dxa"/>
            <w:tcBorders>
              <w:top w:val="single" w:sz="6" w:space="0" w:color="auto"/>
              <w:left w:val="nil"/>
              <w:bottom w:val="single" w:sz="6" w:space="0" w:color="auto"/>
              <w:right w:val="nil"/>
            </w:tcBorders>
          </w:tcPr>
          <w:p w14:paraId="5E4BB86C" w14:textId="77777777" w:rsidR="000F1EE3" w:rsidRPr="00F13428" w:rsidRDefault="000D0E48">
            <w:pPr>
              <w:jc w:val="center"/>
              <w:rPr>
                <w:sz w:val="24"/>
                <w:szCs w:val="24"/>
                <w:highlight w:val="darkGray"/>
              </w:rPr>
            </w:pPr>
            <w:r w:rsidRPr="00F13428">
              <w:rPr>
                <w:b/>
                <w:bCs/>
                <w:sz w:val="24"/>
                <w:szCs w:val="24"/>
                <w:highlight w:val="darkGray"/>
              </w:rPr>
              <w:t>TC+TD</w:t>
            </w:r>
          </w:p>
        </w:tc>
      </w:tr>
      <w:tr w:rsidR="0091190D" w:rsidRPr="00F13428" w14:paraId="5E5B520F" w14:textId="77777777">
        <w:tc>
          <w:tcPr>
            <w:tcW w:w="1648" w:type="dxa"/>
            <w:tcBorders>
              <w:top w:val="nil"/>
              <w:left w:val="nil"/>
              <w:bottom w:val="nil"/>
              <w:right w:val="nil"/>
            </w:tcBorders>
          </w:tcPr>
          <w:p w14:paraId="7FC3FEF6" w14:textId="77777777" w:rsidR="000F1EE3" w:rsidRPr="00F13428" w:rsidRDefault="000D0E48">
            <w:pPr>
              <w:jc w:val="center"/>
              <w:rPr>
                <w:sz w:val="24"/>
                <w:szCs w:val="24"/>
                <w:highlight w:val="darkGray"/>
              </w:rPr>
            </w:pPr>
            <w:r w:rsidRPr="00F13428">
              <w:rPr>
                <w:sz w:val="24"/>
                <w:szCs w:val="24"/>
                <w:highlight w:val="darkGray"/>
              </w:rPr>
              <w:t xml:space="preserve"> A1</w:t>
            </w:r>
          </w:p>
        </w:tc>
        <w:tc>
          <w:tcPr>
            <w:tcW w:w="1594" w:type="dxa"/>
            <w:tcBorders>
              <w:top w:val="nil"/>
              <w:left w:val="nil"/>
              <w:bottom w:val="nil"/>
              <w:right w:val="nil"/>
            </w:tcBorders>
          </w:tcPr>
          <w:p w14:paraId="1D192D76" w14:textId="77777777" w:rsidR="000F1EE3" w:rsidRPr="00F13428" w:rsidRDefault="000D0E48">
            <w:pPr>
              <w:jc w:val="center"/>
              <w:rPr>
                <w:sz w:val="24"/>
                <w:szCs w:val="24"/>
                <w:highlight w:val="darkGray"/>
              </w:rPr>
            </w:pPr>
            <w:r w:rsidRPr="00F13428">
              <w:rPr>
                <w:sz w:val="24"/>
                <w:szCs w:val="24"/>
                <w:highlight w:val="darkGray"/>
              </w:rPr>
              <w:t>Abstract only</w:t>
            </w:r>
          </w:p>
        </w:tc>
        <w:tc>
          <w:tcPr>
            <w:tcW w:w="1434" w:type="dxa"/>
            <w:tcBorders>
              <w:top w:val="nil"/>
              <w:left w:val="nil"/>
              <w:bottom w:val="nil"/>
              <w:right w:val="nil"/>
            </w:tcBorders>
          </w:tcPr>
          <w:p w14:paraId="69F1D8B6" w14:textId="77777777" w:rsidR="000F1EE3" w:rsidRPr="00F13428" w:rsidRDefault="000D0E48">
            <w:pPr>
              <w:jc w:val="center"/>
              <w:rPr>
                <w:sz w:val="24"/>
                <w:szCs w:val="24"/>
                <w:highlight w:val="darkGray"/>
              </w:rPr>
            </w:pPr>
            <w:r w:rsidRPr="00F13428">
              <w:rPr>
                <w:sz w:val="24"/>
                <w:szCs w:val="24"/>
                <w:highlight w:val="darkGray"/>
              </w:rPr>
              <w:t>Abstract</w:t>
            </w:r>
          </w:p>
        </w:tc>
        <w:tc>
          <w:tcPr>
            <w:tcW w:w="687" w:type="dxa"/>
            <w:tcBorders>
              <w:top w:val="nil"/>
              <w:left w:val="nil"/>
              <w:bottom w:val="nil"/>
              <w:right w:val="nil"/>
            </w:tcBorders>
          </w:tcPr>
          <w:p w14:paraId="7E13BDF1" w14:textId="77777777" w:rsidR="000F1EE3" w:rsidRPr="00F13428" w:rsidRDefault="000D0E48">
            <w:pPr>
              <w:jc w:val="center"/>
              <w:rPr>
                <w:sz w:val="24"/>
                <w:szCs w:val="24"/>
                <w:highlight w:val="darkGray"/>
              </w:rPr>
            </w:pPr>
            <w:r w:rsidRPr="00F13428">
              <w:rPr>
                <w:sz w:val="24"/>
                <w:szCs w:val="24"/>
                <w:highlight w:val="darkGray"/>
              </w:rPr>
              <w:t>0.5428</w:t>
            </w:r>
          </w:p>
        </w:tc>
        <w:tc>
          <w:tcPr>
            <w:tcW w:w="687" w:type="dxa"/>
            <w:tcBorders>
              <w:top w:val="nil"/>
              <w:left w:val="nil"/>
              <w:bottom w:val="nil"/>
              <w:right w:val="nil"/>
            </w:tcBorders>
          </w:tcPr>
          <w:p w14:paraId="566AC21B" w14:textId="77777777" w:rsidR="000F1EE3" w:rsidRPr="00F13428" w:rsidRDefault="000D0E48">
            <w:pPr>
              <w:jc w:val="center"/>
              <w:rPr>
                <w:sz w:val="24"/>
                <w:szCs w:val="24"/>
                <w:highlight w:val="darkGray"/>
              </w:rPr>
            </w:pPr>
            <w:r w:rsidRPr="00F13428">
              <w:rPr>
                <w:sz w:val="24"/>
                <w:szCs w:val="24"/>
                <w:highlight w:val="darkGray"/>
              </w:rPr>
              <w:t>0.7136</w:t>
            </w:r>
          </w:p>
        </w:tc>
        <w:tc>
          <w:tcPr>
            <w:tcW w:w="847" w:type="dxa"/>
            <w:tcBorders>
              <w:top w:val="nil"/>
              <w:left w:val="nil"/>
              <w:bottom w:val="nil"/>
              <w:right w:val="nil"/>
            </w:tcBorders>
          </w:tcPr>
          <w:p w14:paraId="58A573E1" w14:textId="77777777" w:rsidR="000F1EE3" w:rsidRPr="00F13428" w:rsidRDefault="000D0E48">
            <w:pPr>
              <w:jc w:val="center"/>
              <w:rPr>
                <w:sz w:val="24"/>
                <w:szCs w:val="24"/>
                <w:highlight w:val="darkGray"/>
              </w:rPr>
            </w:pPr>
            <w:r w:rsidRPr="00F13428">
              <w:rPr>
                <w:sz w:val="24"/>
                <w:szCs w:val="24"/>
                <w:highlight w:val="darkGray"/>
              </w:rPr>
              <w:t>1.2564</w:t>
            </w:r>
          </w:p>
        </w:tc>
      </w:tr>
      <w:tr w:rsidR="0091190D" w:rsidRPr="00F13428" w14:paraId="50B207F9" w14:textId="77777777">
        <w:tc>
          <w:tcPr>
            <w:tcW w:w="1648" w:type="dxa"/>
            <w:tcBorders>
              <w:top w:val="nil"/>
              <w:left w:val="nil"/>
              <w:bottom w:val="nil"/>
              <w:right w:val="nil"/>
            </w:tcBorders>
          </w:tcPr>
          <w:p w14:paraId="7067E2B0" w14:textId="77777777" w:rsidR="000F1EE3" w:rsidRPr="00F13428" w:rsidRDefault="000D0E48">
            <w:pPr>
              <w:jc w:val="center"/>
              <w:rPr>
                <w:sz w:val="24"/>
                <w:szCs w:val="24"/>
                <w:highlight w:val="darkGray"/>
              </w:rPr>
            </w:pPr>
            <w:r w:rsidRPr="00F13428">
              <w:rPr>
                <w:sz w:val="24"/>
                <w:szCs w:val="24"/>
                <w:highlight w:val="darkGray"/>
              </w:rPr>
              <w:t>A2</w:t>
            </w:r>
          </w:p>
        </w:tc>
        <w:tc>
          <w:tcPr>
            <w:tcW w:w="1594" w:type="dxa"/>
            <w:tcBorders>
              <w:top w:val="nil"/>
              <w:left w:val="nil"/>
              <w:bottom w:val="nil"/>
              <w:right w:val="nil"/>
            </w:tcBorders>
          </w:tcPr>
          <w:p w14:paraId="5C706096" w14:textId="77777777" w:rsidR="000F1EE3" w:rsidRPr="00F13428" w:rsidRDefault="000D0E48">
            <w:pPr>
              <w:jc w:val="center"/>
              <w:rPr>
                <w:sz w:val="24"/>
                <w:szCs w:val="24"/>
                <w:highlight w:val="darkGray"/>
              </w:rPr>
            </w:pPr>
            <w:r w:rsidRPr="00F13428">
              <w:rPr>
                <w:sz w:val="24"/>
                <w:szCs w:val="24"/>
                <w:highlight w:val="darkGray"/>
              </w:rPr>
              <w:t>Text</w:t>
            </w:r>
          </w:p>
        </w:tc>
        <w:tc>
          <w:tcPr>
            <w:tcW w:w="1434" w:type="dxa"/>
            <w:tcBorders>
              <w:top w:val="nil"/>
              <w:left w:val="nil"/>
              <w:bottom w:val="nil"/>
              <w:right w:val="nil"/>
            </w:tcBorders>
          </w:tcPr>
          <w:p w14:paraId="5E365500" w14:textId="77777777" w:rsidR="000F1EE3" w:rsidRPr="00F13428" w:rsidRDefault="000D0E48">
            <w:pPr>
              <w:jc w:val="center"/>
              <w:rPr>
                <w:sz w:val="24"/>
                <w:szCs w:val="24"/>
                <w:highlight w:val="darkGray"/>
              </w:rPr>
            </w:pPr>
            <w:r w:rsidRPr="00F13428">
              <w:rPr>
                <w:sz w:val="24"/>
                <w:szCs w:val="24"/>
                <w:highlight w:val="darkGray"/>
              </w:rPr>
              <w:t>Title + Abstract</w:t>
            </w:r>
          </w:p>
        </w:tc>
        <w:tc>
          <w:tcPr>
            <w:tcW w:w="687" w:type="dxa"/>
            <w:tcBorders>
              <w:top w:val="nil"/>
              <w:left w:val="nil"/>
              <w:bottom w:val="nil"/>
              <w:right w:val="nil"/>
            </w:tcBorders>
          </w:tcPr>
          <w:p w14:paraId="6567BA2A" w14:textId="77777777" w:rsidR="000F1EE3" w:rsidRPr="00F13428" w:rsidRDefault="000D0E48">
            <w:pPr>
              <w:jc w:val="center"/>
              <w:rPr>
                <w:sz w:val="24"/>
                <w:szCs w:val="24"/>
                <w:highlight w:val="darkGray"/>
              </w:rPr>
            </w:pPr>
            <w:r w:rsidRPr="00F13428">
              <w:rPr>
                <w:sz w:val="24"/>
                <w:szCs w:val="24"/>
                <w:highlight w:val="darkGray"/>
              </w:rPr>
              <w:t>0.5355</w:t>
            </w:r>
          </w:p>
        </w:tc>
        <w:tc>
          <w:tcPr>
            <w:tcW w:w="687" w:type="dxa"/>
            <w:tcBorders>
              <w:top w:val="nil"/>
              <w:left w:val="nil"/>
              <w:bottom w:val="nil"/>
              <w:right w:val="nil"/>
            </w:tcBorders>
          </w:tcPr>
          <w:p w14:paraId="575DBCF1" w14:textId="77777777" w:rsidR="000F1EE3" w:rsidRPr="00F13428" w:rsidRDefault="000D0E48">
            <w:pPr>
              <w:jc w:val="center"/>
              <w:rPr>
                <w:sz w:val="24"/>
                <w:szCs w:val="24"/>
                <w:highlight w:val="darkGray"/>
              </w:rPr>
            </w:pPr>
            <w:r w:rsidRPr="00F13428">
              <w:rPr>
                <w:sz w:val="24"/>
                <w:szCs w:val="24"/>
                <w:highlight w:val="darkGray"/>
              </w:rPr>
              <w:t>0.6667</w:t>
            </w:r>
          </w:p>
        </w:tc>
        <w:tc>
          <w:tcPr>
            <w:tcW w:w="847" w:type="dxa"/>
            <w:tcBorders>
              <w:top w:val="nil"/>
              <w:left w:val="nil"/>
              <w:bottom w:val="nil"/>
              <w:right w:val="nil"/>
            </w:tcBorders>
          </w:tcPr>
          <w:p w14:paraId="422641AB" w14:textId="77777777" w:rsidR="000F1EE3" w:rsidRPr="00F13428" w:rsidRDefault="000D0E48">
            <w:pPr>
              <w:jc w:val="center"/>
              <w:rPr>
                <w:sz w:val="24"/>
                <w:szCs w:val="24"/>
                <w:highlight w:val="darkGray"/>
              </w:rPr>
            </w:pPr>
            <w:r w:rsidRPr="00F13428">
              <w:rPr>
                <w:sz w:val="24"/>
                <w:szCs w:val="24"/>
                <w:highlight w:val="darkGray"/>
              </w:rPr>
              <w:t>1.2022</w:t>
            </w:r>
          </w:p>
        </w:tc>
      </w:tr>
      <w:tr w:rsidR="0091190D" w:rsidRPr="00F13428" w14:paraId="18A94ADC" w14:textId="77777777">
        <w:tc>
          <w:tcPr>
            <w:tcW w:w="1648" w:type="dxa"/>
            <w:tcBorders>
              <w:top w:val="nil"/>
              <w:left w:val="nil"/>
              <w:bottom w:val="nil"/>
              <w:right w:val="nil"/>
            </w:tcBorders>
          </w:tcPr>
          <w:p w14:paraId="58E8C6E7" w14:textId="77777777" w:rsidR="000F1EE3" w:rsidRPr="00F13428" w:rsidRDefault="000D0E48">
            <w:pPr>
              <w:jc w:val="center"/>
              <w:rPr>
                <w:sz w:val="24"/>
                <w:szCs w:val="24"/>
                <w:highlight w:val="darkGray"/>
              </w:rPr>
            </w:pPr>
            <w:r w:rsidRPr="00F13428">
              <w:rPr>
                <w:sz w:val="24"/>
                <w:szCs w:val="24"/>
                <w:highlight w:val="darkGray"/>
              </w:rPr>
              <w:t>A3</w:t>
            </w:r>
          </w:p>
        </w:tc>
        <w:tc>
          <w:tcPr>
            <w:tcW w:w="1594" w:type="dxa"/>
            <w:tcBorders>
              <w:top w:val="nil"/>
              <w:left w:val="nil"/>
              <w:bottom w:val="nil"/>
              <w:right w:val="nil"/>
            </w:tcBorders>
          </w:tcPr>
          <w:p w14:paraId="752377E3" w14:textId="77777777" w:rsidR="000F1EE3" w:rsidRPr="00F13428" w:rsidRDefault="000D0E48">
            <w:pPr>
              <w:jc w:val="center"/>
              <w:rPr>
                <w:sz w:val="24"/>
                <w:szCs w:val="24"/>
                <w:highlight w:val="darkGray"/>
              </w:rPr>
            </w:pPr>
            <w:r w:rsidRPr="00F13428">
              <w:rPr>
                <w:sz w:val="24"/>
                <w:szCs w:val="24"/>
                <w:highlight w:val="darkGray"/>
              </w:rPr>
              <w:t>AbMeSH</w:t>
            </w:r>
          </w:p>
        </w:tc>
        <w:tc>
          <w:tcPr>
            <w:tcW w:w="1434" w:type="dxa"/>
            <w:tcBorders>
              <w:top w:val="nil"/>
              <w:left w:val="nil"/>
              <w:bottom w:val="nil"/>
              <w:right w:val="nil"/>
            </w:tcBorders>
          </w:tcPr>
          <w:p w14:paraId="6CBB35D9" w14:textId="77777777" w:rsidR="000F1EE3" w:rsidRPr="00F13428" w:rsidRDefault="000D0E48">
            <w:pPr>
              <w:jc w:val="center"/>
              <w:rPr>
                <w:sz w:val="24"/>
                <w:szCs w:val="24"/>
                <w:highlight w:val="darkGray"/>
              </w:rPr>
            </w:pPr>
            <w:r w:rsidRPr="00F13428">
              <w:rPr>
                <w:sz w:val="24"/>
                <w:szCs w:val="24"/>
                <w:highlight w:val="darkGray"/>
              </w:rPr>
              <w:t>Abstract + MeSH</w:t>
            </w:r>
          </w:p>
        </w:tc>
        <w:tc>
          <w:tcPr>
            <w:tcW w:w="687" w:type="dxa"/>
            <w:tcBorders>
              <w:top w:val="nil"/>
              <w:left w:val="nil"/>
              <w:bottom w:val="nil"/>
              <w:right w:val="nil"/>
            </w:tcBorders>
          </w:tcPr>
          <w:p w14:paraId="650DC5BC" w14:textId="77777777" w:rsidR="000F1EE3" w:rsidRPr="00F13428" w:rsidRDefault="000D0E48">
            <w:pPr>
              <w:jc w:val="center"/>
              <w:rPr>
                <w:sz w:val="24"/>
                <w:szCs w:val="24"/>
                <w:highlight w:val="darkGray"/>
              </w:rPr>
            </w:pPr>
            <w:r w:rsidRPr="00F13428">
              <w:rPr>
                <w:sz w:val="24"/>
                <w:szCs w:val="24"/>
                <w:highlight w:val="darkGray"/>
              </w:rPr>
              <w:t>0.5274</w:t>
            </w:r>
          </w:p>
        </w:tc>
        <w:tc>
          <w:tcPr>
            <w:tcW w:w="687" w:type="dxa"/>
            <w:tcBorders>
              <w:top w:val="nil"/>
              <w:left w:val="nil"/>
              <w:bottom w:val="nil"/>
              <w:right w:val="nil"/>
            </w:tcBorders>
          </w:tcPr>
          <w:p w14:paraId="5C679988" w14:textId="77777777" w:rsidR="000F1EE3" w:rsidRPr="00F13428" w:rsidRDefault="000D0E48">
            <w:pPr>
              <w:jc w:val="center"/>
              <w:rPr>
                <w:sz w:val="24"/>
                <w:szCs w:val="24"/>
                <w:highlight w:val="darkGray"/>
              </w:rPr>
            </w:pPr>
            <w:r w:rsidRPr="00F13428">
              <w:rPr>
                <w:sz w:val="24"/>
                <w:szCs w:val="24"/>
                <w:highlight w:val="darkGray"/>
              </w:rPr>
              <w:t>0.6087</w:t>
            </w:r>
          </w:p>
        </w:tc>
        <w:tc>
          <w:tcPr>
            <w:tcW w:w="847" w:type="dxa"/>
            <w:tcBorders>
              <w:top w:val="nil"/>
              <w:left w:val="nil"/>
              <w:bottom w:val="nil"/>
              <w:right w:val="nil"/>
            </w:tcBorders>
          </w:tcPr>
          <w:p w14:paraId="0D79E740" w14:textId="77777777" w:rsidR="000F1EE3" w:rsidRPr="00F13428" w:rsidRDefault="000D0E48">
            <w:pPr>
              <w:jc w:val="center"/>
              <w:rPr>
                <w:sz w:val="24"/>
                <w:szCs w:val="24"/>
                <w:highlight w:val="darkGray"/>
              </w:rPr>
            </w:pPr>
            <w:r w:rsidRPr="00F13428">
              <w:rPr>
                <w:sz w:val="24"/>
                <w:szCs w:val="24"/>
                <w:highlight w:val="darkGray"/>
              </w:rPr>
              <w:t>1.1361</w:t>
            </w:r>
          </w:p>
        </w:tc>
      </w:tr>
      <w:tr w:rsidR="0091190D" w:rsidRPr="00F13428" w14:paraId="6DAA780D" w14:textId="77777777">
        <w:tc>
          <w:tcPr>
            <w:tcW w:w="1648" w:type="dxa"/>
            <w:tcBorders>
              <w:top w:val="nil"/>
              <w:left w:val="nil"/>
              <w:bottom w:val="single" w:sz="6" w:space="0" w:color="auto"/>
              <w:right w:val="nil"/>
            </w:tcBorders>
          </w:tcPr>
          <w:p w14:paraId="31A98DC6" w14:textId="77777777" w:rsidR="000F1EE3" w:rsidRPr="00F13428" w:rsidRDefault="000D0E48">
            <w:pPr>
              <w:jc w:val="center"/>
              <w:rPr>
                <w:sz w:val="24"/>
                <w:szCs w:val="24"/>
                <w:highlight w:val="darkGray"/>
              </w:rPr>
            </w:pPr>
            <w:r w:rsidRPr="00F13428">
              <w:rPr>
                <w:sz w:val="24"/>
                <w:szCs w:val="24"/>
                <w:highlight w:val="darkGray"/>
              </w:rPr>
              <w:t>A4</w:t>
            </w:r>
          </w:p>
        </w:tc>
        <w:tc>
          <w:tcPr>
            <w:tcW w:w="1594" w:type="dxa"/>
            <w:tcBorders>
              <w:top w:val="nil"/>
              <w:left w:val="nil"/>
              <w:bottom w:val="single" w:sz="6" w:space="0" w:color="auto"/>
              <w:right w:val="nil"/>
            </w:tcBorders>
          </w:tcPr>
          <w:p w14:paraId="50B0B314" w14:textId="77777777" w:rsidR="000F1EE3" w:rsidRPr="00F13428" w:rsidRDefault="000D0E48">
            <w:pPr>
              <w:jc w:val="center"/>
              <w:rPr>
                <w:sz w:val="24"/>
                <w:szCs w:val="24"/>
                <w:highlight w:val="darkGray"/>
              </w:rPr>
            </w:pPr>
            <w:r w:rsidRPr="00F13428">
              <w:rPr>
                <w:sz w:val="24"/>
                <w:szCs w:val="24"/>
                <w:highlight w:val="darkGray"/>
              </w:rPr>
              <w:t>Full</w:t>
            </w:r>
          </w:p>
        </w:tc>
        <w:tc>
          <w:tcPr>
            <w:tcW w:w="1434" w:type="dxa"/>
            <w:tcBorders>
              <w:top w:val="nil"/>
              <w:left w:val="nil"/>
              <w:bottom w:val="single" w:sz="6" w:space="0" w:color="auto"/>
              <w:right w:val="nil"/>
            </w:tcBorders>
          </w:tcPr>
          <w:p w14:paraId="25D2F16A" w14:textId="77777777" w:rsidR="000F1EE3" w:rsidRPr="00F13428" w:rsidRDefault="000D0E48">
            <w:pPr>
              <w:jc w:val="center"/>
              <w:rPr>
                <w:sz w:val="24"/>
                <w:szCs w:val="24"/>
                <w:highlight w:val="darkGray"/>
              </w:rPr>
            </w:pPr>
            <w:r w:rsidRPr="00F13428">
              <w:rPr>
                <w:sz w:val="24"/>
                <w:szCs w:val="24"/>
                <w:highlight w:val="darkGray"/>
              </w:rPr>
              <w:t>Title + Abstract + MeSH</w:t>
            </w:r>
          </w:p>
        </w:tc>
        <w:tc>
          <w:tcPr>
            <w:tcW w:w="687" w:type="dxa"/>
            <w:tcBorders>
              <w:top w:val="nil"/>
              <w:left w:val="nil"/>
              <w:bottom w:val="single" w:sz="6" w:space="0" w:color="auto"/>
              <w:right w:val="nil"/>
            </w:tcBorders>
          </w:tcPr>
          <w:p w14:paraId="28843F9C" w14:textId="77777777" w:rsidR="000F1EE3" w:rsidRPr="00F13428" w:rsidRDefault="000D0E48">
            <w:pPr>
              <w:jc w:val="center"/>
              <w:rPr>
                <w:sz w:val="24"/>
                <w:szCs w:val="24"/>
                <w:highlight w:val="darkGray"/>
              </w:rPr>
            </w:pPr>
            <w:r w:rsidRPr="00F13428">
              <w:rPr>
                <w:sz w:val="24"/>
                <w:szCs w:val="24"/>
                <w:highlight w:val="darkGray"/>
              </w:rPr>
              <w:t>0.5451</w:t>
            </w:r>
          </w:p>
        </w:tc>
        <w:tc>
          <w:tcPr>
            <w:tcW w:w="687" w:type="dxa"/>
            <w:tcBorders>
              <w:top w:val="nil"/>
              <w:left w:val="nil"/>
              <w:bottom w:val="single" w:sz="6" w:space="0" w:color="auto"/>
              <w:right w:val="nil"/>
            </w:tcBorders>
          </w:tcPr>
          <w:p w14:paraId="7488FDD0" w14:textId="77777777" w:rsidR="000F1EE3" w:rsidRPr="00F13428" w:rsidRDefault="000D0E48">
            <w:pPr>
              <w:jc w:val="center"/>
              <w:rPr>
                <w:sz w:val="24"/>
                <w:szCs w:val="24"/>
                <w:highlight w:val="darkGray"/>
              </w:rPr>
            </w:pPr>
            <w:r w:rsidRPr="00F13428">
              <w:rPr>
                <w:sz w:val="24"/>
                <w:szCs w:val="24"/>
                <w:highlight w:val="darkGray"/>
              </w:rPr>
              <w:t>0.6174</w:t>
            </w:r>
          </w:p>
        </w:tc>
        <w:tc>
          <w:tcPr>
            <w:tcW w:w="847" w:type="dxa"/>
            <w:tcBorders>
              <w:top w:val="nil"/>
              <w:left w:val="nil"/>
              <w:bottom w:val="single" w:sz="6" w:space="0" w:color="auto"/>
              <w:right w:val="nil"/>
            </w:tcBorders>
          </w:tcPr>
          <w:p w14:paraId="467E12F7" w14:textId="77777777" w:rsidR="000F1EE3" w:rsidRPr="00F13428" w:rsidRDefault="000D0E48">
            <w:pPr>
              <w:jc w:val="center"/>
              <w:rPr>
                <w:sz w:val="24"/>
                <w:szCs w:val="24"/>
                <w:highlight w:val="darkGray"/>
              </w:rPr>
            </w:pPr>
            <w:r w:rsidRPr="00F13428">
              <w:rPr>
                <w:sz w:val="24"/>
                <w:szCs w:val="24"/>
                <w:highlight w:val="darkGray"/>
              </w:rPr>
              <w:t>1.1625</w:t>
            </w:r>
          </w:p>
        </w:tc>
      </w:tr>
      <w:tr w:rsidR="0091190D" w:rsidRPr="00F13428" w14:paraId="2C25DB48" w14:textId="77777777">
        <w:tc>
          <w:tcPr>
            <w:tcW w:w="1648" w:type="dxa"/>
            <w:tcBorders>
              <w:top w:val="nil"/>
              <w:left w:val="nil"/>
              <w:bottom w:val="nil"/>
              <w:right w:val="nil"/>
            </w:tcBorders>
          </w:tcPr>
          <w:p w14:paraId="3FCC8142" w14:textId="77777777" w:rsidR="000F1EE3" w:rsidRPr="00F13428" w:rsidRDefault="000D0E48">
            <w:pPr>
              <w:jc w:val="center"/>
              <w:rPr>
                <w:sz w:val="24"/>
                <w:szCs w:val="24"/>
                <w:highlight w:val="darkGray"/>
              </w:rPr>
            </w:pPr>
            <w:r w:rsidRPr="00F13428">
              <w:rPr>
                <w:sz w:val="24"/>
                <w:szCs w:val="24"/>
                <w:highlight w:val="darkGray"/>
              </w:rPr>
              <w:t xml:space="preserve"> Baseline</w:t>
            </w:r>
          </w:p>
        </w:tc>
        <w:tc>
          <w:tcPr>
            <w:tcW w:w="1594" w:type="dxa"/>
            <w:tcBorders>
              <w:top w:val="nil"/>
              <w:left w:val="nil"/>
              <w:bottom w:val="nil"/>
              <w:right w:val="nil"/>
            </w:tcBorders>
          </w:tcPr>
          <w:p w14:paraId="2387A89B" w14:textId="77777777" w:rsidR="000F1EE3" w:rsidRPr="00F13428" w:rsidRDefault="000D0E48">
            <w:pPr>
              <w:jc w:val="center"/>
              <w:rPr>
                <w:sz w:val="24"/>
                <w:szCs w:val="24"/>
                <w:highlight w:val="darkGray"/>
              </w:rPr>
            </w:pPr>
            <w:r w:rsidRPr="00F13428">
              <w:rPr>
                <w:sz w:val="24"/>
                <w:szCs w:val="24"/>
                <w:highlight w:val="darkGray"/>
              </w:rPr>
              <w:t>Abstract only</w:t>
            </w:r>
          </w:p>
        </w:tc>
        <w:tc>
          <w:tcPr>
            <w:tcW w:w="1434" w:type="dxa"/>
            <w:tcBorders>
              <w:top w:val="nil"/>
              <w:left w:val="nil"/>
              <w:bottom w:val="nil"/>
              <w:right w:val="nil"/>
            </w:tcBorders>
          </w:tcPr>
          <w:p w14:paraId="265BFDCE" w14:textId="77777777" w:rsidR="000F1EE3" w:rsidRPr="00F13428" w:rsidRDefault="000D0E48">
            <w:pPr>
              <w:jc w:val="center"/>
              <w:rPr>
                <w:sz w:val="24"/>
                <w:szCs w:val="24"/>
                <w:highlight w:val="darkGray"/>
              </w:rPr>
            </w:pPr>
            <w:r w:rsidRPr="00F13428">
              <w:rPr>
                <w:sz w:val="24"/>
                <w:szCs w:val="24"/>
                <w:highlight w:val="darkGray"/>
              </w:rPr>
              <w:t>Abstract</w:t>
            </w:r>
          </w:p>
        </w:tc>
        <w:tc>
          <w:tcPr>
            <w:tcW w:w="687" w:type="dxa"/>
            <w:tcBorders>
              <w:top w:val="nil"/>
              <w:left w:val="nil"/>
              <w:bottom w:val="nil"/>
              <w:right w:val="nil"/>
            </w:tcBorders>
          </w:tcPr>
          <w:p w14:paraId="322483DB" w14:textId="77777777" w:rsidR="000F1EE3" w:rsidRPr="00F13428" w:rsidRDefault="000D0E48">
            <w:pPr>
              <w:jc w:val="center"/>
              <w:rPr>
                <w:sz w:val="24"/>
                <w:szCs w:val="24"/>
                <w:highlight w:val="darkGray"/>
              </w:rPr>
            </w:pPr>
            <w:r w:rsidRPr="00F13428">
              <w:rPr>
                <w:sz w:val="24"/>
                <w:szCs w:val="24"/>
                <w:highlight w:val="darkGray"/>
              </w:rPr>
              <w:t>0.5360</w:t>
            </w:r>
          </w:p>
        </w:tc>
        <w:tc>
          <w:tcPr>
            <w:tcW w:w="687" w:type="dxa"/>
            <w:tcBorders>
              <w:top w:val="nil"/>
              <w:left w:val="nil"/>
              <w:bottom w:val="nil"/>
              <w:right w:val="nil"/>
            </w:tcBorders>
          </w:tcPr>
          <w:p w14:paraId="3DE32EFE" w14:textId="77777777" w:rsidR="000F1EE3" w:rsidRPr="00F13428" w:rsidRDefault="000D0E48">
            <w:pPr>
              <w:jc w:val="center"/>
              <w:rPr>
                <w:sz w:val="24"/>
                <w:szCs w:val="24"/>
                <w:highlight w:val="darkGray"/>
              </w:rPr>
            </w:pPr>
            <w:r w:rsidRPr="00F13428">
              <w:rPr>
                <w:sz w:val="24"/>
                <w:szCs w:val="24"/>
                <w:highlight w:val="darkGray"/>
              </w:rPr>
              <w:t>0.7170</w:t>
            </w:r>
          </w:p>
        </w:tc>
        <w:tc>
          <w:tcPr>
            <w:tcW w:w="847" w:type="dxa"/>
            <w:tcBorders>
              <w:top w:val="nil"/>
              <w:left w:val="nil"/>
              <w:bottom w:val="nil"/>
              <w:right w:val="nil"/>
            </w:tcBorders>
          </w:tcPr>
          <w:p w14:paraId="4F8E9639" w14:textId="77777777" w:rsidR="000F1EE3" w:rsidRPr="00F13428" w:rsidRDefault="000D0E48">
            <w:pPr>
              <w:jc w:val="center"/>
              <w:rPr>
                <w:sz w:val="24"/>
                <w:szCs w:val="24"/>
                <w:highlight w:val="darkGray"/>
              </w:rPr>
            </w:pPr>
            <w:r w:rsidRPr="00F13428">
              <w:rPr>
                <w:sz w:val="24"/>
                <w:szCs w:val="24"/>
                <w:highlight w:val="darkGray"/>
              </w:rPr>
              <w:t>1.2530</w:t>
            </w:r>
          </w:p>
        </w:tc>
      </w:tr>
      <w:tr w:rsidR="0091190D" w:rsidRPr="00F13428" w14:paraId="6E50C18D" w14:textId="77777777">
        <w:tc>
          <w:tcPr>
            <w:tcW w:w="1648" w:type="dxa"/>
            <w:tcBorders>
              <w:top w:val="nil"/>
              <w:left w:val="nil"/>
              <w:bottom w:val="single" w:sz="6" w:space="0" w:color="auto"/>
              <w:right w:val="nil"/>
            </w:tcBorders>
          </w:tcPr>
          <w:p w14:paraId="435A1313" w14:textId="77777777" w:rsidR="000F1EE3" w:rsidRPr="00F13428" w:rsidRDefault="000D0E48">
            <w:pPr>
              <w:jc w:val="center"/>
              <w:rPr>
                <w:sz w:val="24"/>
                <w:szCs w:val="24"/>
                <w:highlight w:val="darkGray"/>
              </w:rPr>
            </w:pPr>
            <w:r w:rsidRPr="00F13428">
              <w:rPr>
                <w:sz w:val="24"/>
                <w:szCs w:val="24"/>
                <w:highlight w:val="darkGray"/>
              </w:rPr>
              <w:t>Dual-Stream</w:t>
            </w:r>
          </w:p>
        </w:tc>
        <w:tc>
          <w:tcPr>
            <w:tcW w:w="1594" w:type="dxa"/>
            <w:tcBorders>
              <w:top w:val="nil"/>
              <w:left w:val="nil"/>
              <w:bottom w:val="single" w:sz="6" w:space="0" w:color="auto"/>
              <w:right w:val="nil"/>
            </w:tcBorders>
          </w:tcPr>
          <w:p w14:paraId="719AA966" w14:textId="77777777" w:rsidR="000F1EE3" w:rsidRPr="00F13428" w:rsidRDefault="000D0E48">
            <w:pPr>
              <w:jc w:val="center"/>
              <w:rPr>
                <w:sz w:val="24"/>
                <w:szCs w:val="24"/>
                <w:highlight w:val="darkGray"/>
              </w:rPr>
            </w:pPr>
            <w:r w:rsidRPr="00F13428">
              <w:rPr>
                <w:sz w:val="24"/>
                <w:szCs w:val="24"/>
                <w:highlight w:val="darkGray"/>
              </w:rPr>
              <w:t>Full + αβ Fusion</w:t>
            </w:r>
          </w:p>
        </w:tc>
        <w:tc>
          <w:tcPr>
            <w:tcW w:w="1434" w:type="dxa"/>
            <w:tcBorders>
              <w:top w:val="nil"/>
              <w:left w:val="nil"/>
              <w:bottom w:val="single" w:sz="6" w:space="0" w:color="auto"/>
              <w:right w:val="nil"/>
            </w:tcBorders>
          </w:tcPr>
          <w:p w14:paraId="5561A4AA" w14:textId="77777777" w:rsidR="000F1EE3" w:rsidRPr="00F13428" w:rsidRDefault="000D0E48">
            <w:pPr>
              <w:jc w:val="center"/>
              <w:rPr>
                <w:sz w:val="24"/>
                <w:szCs w:val="24"/>
                <w:highlight w:val="darkGray"/>
              </w:rPr>
            </w:pPr>
            <w:r w:rsidRPr="00F13428">
              <w:rPr>
                <w:sz w:val="24"/>
                <w:szCs w:val="24"/>
                <w:highlight w:val="darkGray"/>
              </w:rPr>
              <w:t>Title + Abstract + MeSH</w:t>
            </w:r>
          </w:p>
        </w:tc>
        <w:tc>
          <w:tcPr>
            <w:tcW w:w="687" w:type="dxa"/>
            <w:tcBorders>
              <w:top w:val="nil"/>
              <w:left w:val="nil"/>
              <w:bottom w:val="single" w:sz="6" w:space="0" w:color="auto"/>
              <w:right w:val="nil"/>
            </w:tcBorders>
          </w:tcPr>
          <w:p w14:paraId="1DF6FC48" w14:textId="77777777" w:rsidR="000F1EE3" w:rsidRPr="00F13428" w:rsidRDefault="000D0E48">
            <w:pPr>
              <w:jc w:val="center"/>
              <w:rPr>
                <w:sz w:val="24"/>
                <w:szCs w:val="24"/>
                <w:highlight w:val="darkGray"/>
              </w:rPr>
            </w:pPr>
            <w:r w:rsidRPr="00F13428">
              <w:rPr>
                <w:sz w:val="24"/>
                <w:szCs w:val="24"/>
                <w:highlight w:val="darkGray"/>
              </w:rPr>
              <w:t>0.6047</w:t>
            </w:r>
          </w:p>
        </w:tc>
        <w:tc>
          <w:tcPr>
            <w:tcW w:w="687" w:type="dxa"/>
            <w:tcBorders>
              <w:top w:val="nil"/>
              <w:left w:val="nil"/>
              <w:bottom w:val="single" w:sz="6" w:space="0" w:color="auto"/>
              <w:right w:val="nil"/>
            </w:tcBorders>
          </w:tcPr>
          <w:p w14:paraId="27390690" w14:textId="77777777" w:rsidR="000F1EE3" w:rsidRPr="00F13428" w:rsidRDefault="000D0E48">
            <w:pPr>
              <w:jc w:val="center"/>
              <w:rPr>
                <w:sz w:val="24"/>
                <w:szCs w:val="24"/>
                <w:highlight w:val="darkGray"/>
              </w:rPr>
            </w:pPr>
            <w:r w:rsidRPr="00F13428">
              <w:rPr>
                <w:sz w:val="24"/>
                <w:szCs w:val="24"/>
                <w:highlight w:val="darkGray"/>
              </w:rPr>
              <w:t>0.6958</w:t>
            </w:r>
          </w:p>
        </w:tc>
        <w:tc>
          <w:tcPr>
            <w:tcW w:w="847" w:type="dxa"/>
            <w:tcBorders>
              <w:top w:val="nil"/>
              <w:left w:val="nil"/>
              <w:bottom w:val="single" w:sz="6" w:space="0" w:color="auto"/>
              <w:right w:val="nil"/>
            </w:tcBorders>
          </w:tcPr>
          <w:p w14:paraId="51BD82D3" w14:textId="77777777" w:rsidR="000F1EE3" w:rsidRPr="00F13428" w:rsidRDefault="000D0E48">
            <w:pPr>
              <w:jc w:val="center"/>
              <w:rPr>
                <w:sz w:val="24"/>
                <w:szCs w:val="24"/>
              </w:rPr>
            </w:pPr>
            <w:r w:rsidRPr="00F13428">
              <w:rPr>
                <w:sz w:val="24"/>
                <w:szCs w:val="24"/>
                <w:highlight w:val="darkGray"/>
              </w:rPr>
              <w:t>1.3005</w:t>
            </w:r>
          </w:p>
        </w:tc>
      </w:tr>
    </w:tbl>
    <w:p w14:paraId="25FB00B1" w14:textId="0A2133FF" w:rsidR="000F1EE3" w:rsidRPr="00F13428" w:rsidRDefault="000D0E48" w:rsidP="006627C7">
      <w:pPr>
        <w:pStyle w:val="a9"/>
      </w:pPr>
      <w:r w:rsidRPr="00F13428">
        <w:t xml:space="preserve">  </w:t>
      </w:r>
    </w:p>
    <w:p w14:paraId="29563CA0" w14:textId="544B44A9" w:rsidR="000F1EE3" w:rsidRPr="00F13428" w:rsidRDefault="000D0E48">
      <w:pPr>
        <w:pStyle w:val="a9"/>
      </w:pPr>
      <w:r w:rsidRPr="00F13428">
        <w:t xml:space="preserve">Figure </w:t>
      </w:r>
      <w:bookmarkStart w:id="840" w:name="BMfig_ablation"/>
      <w:r w:rsidRPr="00F13428">
        <w:t>7</w:t>
      </w:r>
      <w:bookmarkEnd w:id="840"/>
      <w:r w:rsidRPr="00F13428">
        <w:t>: Ablation study results showing the progressive performance variation across different input configurations (A1</w:t>
      </w:r>
      <w:ins w:id="841" w:author="Author" w:date="2026-06-12T18:43:00Z">
        <w:r w:rsidR="008C1118">
          <w:t>–</w:t>
        </w:r>
      </w:ins>
      <w:del w:id="842" w:author="Author" w:date="2026-06-12T18:43:00Z">
        <w:r w:rsidRPr="00F13428" w:rsidDel="008C1118">
          <w:delText>-</w:delText>
        </w:r>
      </w:del>
      <w:r w:rsidRPr="00F13428">
        <w:t xml:space="preserve">A4) without parameterized fusion, compared to the baseline and the full dual-stream system with fusion. The Dual-Stream configuration achieves a 3.8% improvement over the baseline (TC+TD: 1.3005 vs. 1.2530). Data source: </w:t>
      </w:r>
      <w:r w:rsidRPr="00F13428">
        <w:rPr>
          <w:b/>
          <w:bCs/>
        </w:rPr>
        <w:t>Table </w:t>
      </w:r>
      <w:r w:rsidRPr="00F13428">
        <w:rPr>
          <w:b/>
          <w:bCs/>
        </w:rPr>
        <w:fldChar w:fldCharType="begin"/>
      </w:r>
      <w:r w:rsidRPr="00F13428">
        <w:rPr>
          <w:b/>
          <w:bCs/>
        </w:rPr>
        <w:instrText xml:space="preserve">REF BMtab_ablation_results \* MERGEFORMAT </w:instrText>
      </w:r>
      <w:r w:rsidRPr="00F13428">
        <w:rPr>
          <w:b/>
          <w:bCs/>
        </w:rPr>
        <w:fldChar w:fldCharType="separate"/>
      </w:r>
      <w:ins w:id="843" w:author="RONGLI LI" w:date="2026-06-15T18:41:00Z" w16du:dateUtc="2026-06-15T09:41:00Z">
        <w:r w:rsidRPr="000D0E48">
          <w:rPr>
            <w:b/>
            <w:bCs/>
            <w:rPrChange w:id="844" w:author="RONGLI LI" w:date="2026-06-15T18:41:00Z" w16du:dateUtc="2026-06-15T09:41:00Z">
              <w:rPr/>
            </w:rPrChange>
          </w:rPr>
          <w:t>4</w:t>
        </w:r>
      </w:ins>
      <w:del w:id="845" w:author="RONGLI LI" w:date="2026-06-15T18:41:00Z" w16du:dateUtc="2026-06-15T09:41:00Z">
        <w:r w:rsidRPr="00F13428" w:rsidDel="000D0E48">
          <w:rPr>
            <w:b/>
            <w:bCs/>
          </w:rPr>
          <w:delText>4</w:delText>
        </w:r>
      </w:del>
      <w:r w:rsidRPr="00F13428">
        <w:rPr>
          <w:b/>
          <w:bCs/>
        </w:rPr>
        <w:fldChar w:fldCharType="end"/>
      </w:r>
      <w:r w:rsidRPr="00F13428">
        <w:t>.</w:t>
      </w:r>
      <w:r w:rsidRPr="00F13428">
        <w:fldChar w:fldCharType="begin"/>
      </w:r>
      <w:r w:rsidRPr="00F13428">
        <w:instrText xml:space="preserve">TC "7 Ablation study results showing the progressive performance variation across different input configurations (A1-A4) without parameterized fusion, compared to the baseline and the full dual-stream system with fusion. The Dual-Stream configuration achieves a 3.8% improvement over the baseline (TC+TD: 1.3005 vs. 1.2530). Data source: </w:instrText>
      </w:r>
      <w:r w:rsidRPr="00F13428">
        <w:rPr>
          <w:b/>
          <w:bCs/>
        </w:rPr>
        <w:instrText>Table </w:instrText>
      </w:r>
      <w:r w:rsidRPr="00F13428">
        <w:rPr>
          <w:b/>
          <w:bCs/>
        </w:rPr>
        <w:fldChar w:fldCharType="begin"/>
      </w:r>
      <w:r w:rsidRPr="00F13428">
        <w:rPr>
          <w:b/>
          <w:bCs/>
        </w:rPr>
        <w:instrText xml:space="preserve">REF BMtab_ablation_results \* MERGEFORMAT </w:instrText>
      </w:r>
      <w:r w:rsidRPr="00F13428">
        <w:rPr>
          <w:b/>
          <w:bCs/>
        </w:rPr>
        <w:fldChar w:fldCharType="separate"/>
      </w:r>
      <w:ins w:id="846" w:author="RONGLI LI" w:date="2026-06-15T18:41:00Z" w16du:dateUtc="2026-06-15T09:41:00Z">
        <w:r w:rsidRPr="000D0E48">
          <w:rPr>
            <w:b/>
            <w:bCs/>
            <w:rPrChange w:id="847" w:author="RONGLI LI" w:date="2026-06-15T18:41:00Z" w16du:dateUtc="2026-06-15T09:41:00Z">
              <w:rPr/>
            </w:rPrChange>
          </w:rPr>
          <w:instrText>4</w:instrText>
        </w:r>
      </w:ins>
      <w:del w:id="848" w:author="RONGLI LI" w:date="2026-06-15T18:41:00Z" w16du:dateUtc="2026-06-15T09:41:00Z">
        <w:r w:rsidRPr="00F13428" w:rsidDel="000D0E48">
          <w:rPr>
            <w:b/>
            <w:bCs/>
          </w:rPr>
          <w:delInstrText>4</w:delInstrText>
        </w:r>
      </w:del>
      <w:r w:rsidRPr="00F13428">
        <w:rPr>
          <w:b/>
          <w:bCs/>
        </w:rPr>
        <w:fldChar w:fldCharType="end"/>
      </w:r>
      <w:r w:rsidRPr="00F13428">
        <w:instrText>." \f f</w:instrText>
      </w:r>
      <w:r w:rsidRPr="00F13428">
        <w:fldChar w:fldCharType="end"/>
      </w:r>
    </w:p>
    <w:p w14:paraId="6C60940C" w14:textId="2EB6FDC5" w:rsidR="000F1EE3" w:rsidRPr="00F13428" w:rsidRDefault="000D0E48">
      <w:pPr>
        <w:spacing w:before="240"/>
        <w:ind w:firstLine="300"/>
      </w:pPr>
      <w:r w:rsidRPr="00F13428">
        <w:lastRenderedPageBreak/>
        <w:t xml:space="preserve">All the experiments used the same random seed and embedding model to ensure strict comparability. A1 replicates the original “abstract-only” configuration used in the baseline study. We </w:t>
      </w:r>
      <w:del w:id="849" w:author="Author" w:date="2026-06-09T03:19:00Z">
        <w:r w:rsidRPr="00F13428">
          <w:delText xml:space="preserve">independently </w:delText>
        </w:r>
      </w:del>
      <w:r w:rsidRPr="00F13428">
        <w:t xml:space="preserve">reran this experiment </w:t>
      </w:r>
      <w:ins w:id="850" w:author="Author" w:date="2026-06-09T03:19:00Z">
        <w:r w:rsidRPr="00F13428">
          <w:rPr>
            <w:rFonts w:eastAsia="游明朝"/>
          </w:rPr>
          <w:t xml:space="preserve">independently </w:t>
        </w:r>
      </w:ins>
      <w:r w:rsidRPr="00F13428">
        <w:rPr>
          <w:rFonts w:eastAsia="游明朝"/>
        </w:rPr>
        <w:t xml:space="preserve">on our own computing infrastructure and obtained results that </w:t>
      </w:r>
      <w:r w:rsidRPr="00F13428">
        <w:t>are extremely close to the reported baseline TC = 0.5428 vs. 0.5360</w:t>
      </w:r>
      <w:ins w:id="851" w:author="Author" w:date="2026-06-09T03:19:00Z">
        <w:r w:rsidRPr="00F13428">
          <w:t xml:space="preserve"> and</w:t>
        </w:r>
      </w:ins>
      <w:del w:id="852" w:author="Author" w:date="2026-06-09T03:19:00Z">
        <w:r w:rsidRPr="00F13428">
          <w:delText>,</w:delText>
        </w:r>
      </w:del>
      <w:r w:rsidRPr="00F13428">
        <w:t xml:space="preserve"> TD = 0.7136 vs. 0.7170 (</w:t>
      </w:r>
      <w:del w:id="853" w:author="Author" w:date="2026-06-12T18:44:00Z">
        <w:r w:rsidRPr="00F13428" w:rsidDel="008C1118">
          <w:delText xml:space="preserve">see </w:delText>
        </w:r>
      </w:del>
      <w:r w:rsidRPr="00F13428">
        <w:rPr>
          <w:b/>
          <w:bCs/>
        </w:rPr>
        <w:t>Table </w:t>
      </w:r>
      <w:r w:rsidRPr="00F13428">
        <w:rPr>
          <w:b/>
          <w:bCs/>
        </w:rPr>
        <w:fldChar w:fldCharType="begin"/>
      </w:r>
      <w:r w:rsidRPr="00F13428">
        <w:rPr>
          <w:b/>
          <w:bCs/>
        </w:rPr>
        <w:instrText xml:space="preserve">REF BMtab_ablation_results \* MERGEFORMAT </w:instrText>
      </w:r>
      <w:r w:rsidRPr="00F13428">
        <w:rPr>
          <w:b/>
          <w:bCs/>
        </w:rPr>
        <w:fldChar w:fldCharType="separate"/>
      </w:r>
      <w:ins w:id="854" w:author="RONGLI LI" w:date="2026-06-15T18:41:00Z" w16du:dateUtc="2026-06-15T09:41:00Z">
        <w:r w:rsidRPr="000D0E48">
          <w:rPr>
            <w:b/>
            <w:bCs/>
            <w:rPrChange w:id="855" w:author="RONGLI LI" w:date="2026-06-15T18:41:00Z" w16du:dateUtc="2026-06-15T09:41:00Z">
              <w:rPr/>
            </w:rPrChange>
          </w:rPr>
          <w:t>4</w:t>
        </w:r>
      </w:ins>
      <w:del w:id="856" w:author="RONGLI LI" w:date="2026-06-15T18:41:00Z" w16du:dateUtc="2026-06-15T09:41:00Z">
        <w:r w:rsidRPr="00F13428" w:rsidDel="000D0E48">
          <w:rPr>
            <w:b/>
            <w:bCs/>
          </w:rPr>
          <w:delText>4</w:delText>
        </w:r>
      </w:del>
      <w:r w:rsidRPr="00F13428">
        <w:rPr>
          <w:b/>
          <w:bCs/>
        </w:rPr>
        <w:fldChar w:fldCharType="end"/>
      </w:r>
      <w:r w:rsidRPr="00F13428">
        <w:t>). The</w:t>
      </w:r>
      <w:ins w:id="857" w:author="Author" w:date="2026-06-09T03:19:00Z">
        <w:r w:rsidRPr="00F13428">
          <w:rPr>
            <w:rFonts w:eastAsia="游明朝"/>
          </w:rPr>
          <w:t>se</w:t>
        </w:r>
      </w:ins>
      <w:r w:rsidRPr="00F13428">
        <w:rPr>
          <w:rFonts w:eastAsia="游明朝"/>
        </w:rPr>
        <w:t xml:space="preserve"> minor discrepancies are likely due to differences in computational environments (</w:t>
      </w:r>
      <w:ins w:id="858" w:author="Author" w:date="2026-06-15T11:34:00Z" w16du:dateUtc="2026-06-15T06:04:00Z">
        <w:r w:rsidR="006D4369">
          <w:rPr>
            <w:rFonts w:eastAsia="游明朝"/>
          </w:rPr>
          <w:t>for example</w:t>
        </w:r>
      </w:ins>
      <w:del w:id="859" w:author="Author" w:date="2026-06-15T11:34:00Z" w16du:dateUtc="2026-06-15T06:04:00Z">
        <w:r w:rsidRPr="00F13428" w:rsidDel="006D4369">
          <w:rPr>
            <w:rFonts w:eastAsia="游明朝"/>
          </w:rPr>
          <w:delText>e.g.</w:delText>
        </w:r>
      </w:del>
      <w:r w:rsidRPr="00F13428">
        <w:rPr>
          <w:rFonts w:eastAsia="游明朝"/>
        </w:rPr>
        <w:t>, hardware-specific floating-point precision</w:t>
      </w:r>
      <w:ins w:id="860" w:author="Author" w:date="2026-06-09T03:19:00Z">
        <w:r w:rsidRPr="00F13428">
          <w:t xml:space="preserve"> and</w:t>
        </w:r>
      </w:ins>
      <w:del w:id="861" w:author="Author" w:date="2026-06-09T03:19:00Z">
        <w:r w:rsidRPr="00F13428">
          <w:delText>,</w:delText>
        </w:r>
      </w:del>
      <w:r w:rsidRPr="00F13428">
        <w:t xml:space="preserve"> GPU parallelism effects) rather than methodological inconsistencies.</w:t>
      </w:r>
    </w:p>
    <w:p w14:paraId="501C8CF7" w14:textId="64AAC960" w:rsidR="000F1EE3" w:rsidRPr="00F13428" w:rsidRDefault="000D0E48">
      <w:pPr>
        <w:ind w:firstLine="300"/>
      </w:pPr>
      <w:r w:rsidRPr="00F13428">
        <w:rPr>
          <w:b/>
          <w:bCs/>
        </w:rPr>
        <w:t>Fig. </w:t>
      </w:r>
      <w:r w:rsidRPr="00F13428">
        <w:rPr>
          <w:b/>
          <w:bCs/>
        </w:rPr>
        <w:fldChar w:fldCharType="begin"/>
      </w:r>
      <w:r w:rsidRPr="00F13428">
        <w:rPr>
          <w:b/>
          <w:bCs/>
        </w:rPr>
        <w:instrText xml:space="preserve">REF BMfig_ablation \* MERGEFORMAT </w:instrText>
      </w:r>
      <w:r w:rsidRPr="00F13428">
        <w:rPr>
          <w:b/>
          <w:bCs/>
        </w:rPr>
        <w:fldChar w:fldCharType="separate"/>
      </w:r>
      <w:ins w:id="862" w:author="RONGLI LI" w:date="2026-06-15T18:41:00Z" w16du:dateUtc="2026-06-15T09:41:00Z">
        <w:r w:rsidRPr="000D0E48">
          <w:rPr>
            <w:b/>
            <w:bCs/>
            <w:rPrChange w:id="863" w:author="RONGLI LI" w:date="2026-06-15T18:41:00Z" w16du:dateUtc="2026-06-15T09:41:00Z">
              <w:rPr/>
            </w:rPrChange>
          </w:rPr>
          <w:t>7</w:t>
        </w:r>
      </w:ins>
      <w:del w:id="864" w:author="RONGLI LI" w:date="2026-06-15T18:41:00Z" w16du:dateUtc="2026-06-15T09:41:00Z">
        <w:r w:rsidRPr="00F13428" w:rsidDel="000D0E48">
          <w:rPr>
            <w:b/>
            <w:bCs/>
          </w:rPr>
          <w:delText>7</w:delText>
        </w:r>
      </w:del>
      <w:r w:rsidRPr="00F13428">
        <w:rPr>
          <w:b/>
          <w:bCs/>
        </w:rPr>
        <w:fldChar w:fldCharType="end"/>
      </w:r>
      <w:r w:rsidRPr="00F13428">
        <w:t xml:space="preserve"> demonstrates the impact of different input components on topic mode</w:t>
      </w:r>
      <w:ins w:id="865" w:author="Author" w:date="2026-06-09T09:40:00Z">
        <w:r w:rsidR="008625EB">
          <w:t>l</w:t>
        </w:r>
      </w:ins>
      <w:r w:rsidRPr="00F13428">
        <w:t>ling performance. The ablation configurations (A1–A4) show</w:t>
      </w:r>
      <w:ins w:id="866" w:author="Author" w:date="2026-06-09T03:19:00Z">
        <w:r w:rsidRPr="00F13428">
          <w:rPr>
            <w:rFonts w:eastAsia="游明朝"/>
          </w:rPr>
          <w:t>ed</w:t>
        </w:r>
      </w:ins>
      <w:r w:rsidRPr="00F13428">
        <w:rPr>
          <w:rFonts w:eastAsia="游明朝"/>
        </w:rPr>
        <w:t xml:space="preserve"> inconsistent improvements, with A2, A3, and A4 </w:t>
      </w:r>
      <w:del w:id="867" w:author="Author" w:date="2026-06-12T18:46:00Z">
        <w:r w:rsidRPr="00F13428" w:rsidDel="008C1118">
          <w:delText xml:space="preserve">underperforming </w:delText>
        </w:r>
      </w:del>
      <w:ins w:id="868" w:author="Author" w:date="2026-06-12T18:46:00Z">
        <w:r w:rsidR="008C1118">
          <w:t>performing worse</w:t>
        </w:r>
      </w:ins>
      <w:ins w:id="869" w:author="Author" w:date="2026-06-12T18:47:00Z">
        <w:r w:rsidR="008C1118">
          <w:t xml:space="preserve"> than</w:t>
        </w:r>
      </w:ins>
      <w:ins w:id="870" w:author="Author" w:date="2026-06-12T18:46:00Z">
        <w:r w:rsidR="008C1118" w:rsidRPr="00F13428">
          <w:t xml:space="preserve"> </w:t>
        </w:r>
      </w:ins>
      <w:r w:rsidRPr="00F13428">
        <w:t xml:space="preserve">the baseline. A closer look at the metric breakdown explains why: across A2–A4, </w:t>
      </w:r>
      <w:del w:id="871" w:author="Author" w:date="2026-06-12T04:00:00Z">
        <w:r w:rsidRPr="00F13428" w:rsidDel="004E208C">
          <w:delText>topic coherence (</w:delText>
        </w:r>
      </w:del>
      <w:r w:rsidRPr="00F13428">
        <w:t>TC</w:t>
      </w:r>
      <w:del w:id="872" w:author="Author" w:date="2026-06-12T04:00:00Z">
        <w:r w:rsidRPr="00F13428" w:rsidDel="004E208C">
          <w:delText>)</w:delText>
        </w:r>
      </w:del>
      <w:r w:rsidRPr="00F13428">
        <w:t xml:space="preserve"> remains roughly stable (0.527–0.545), whereas </w:t>
      </w:r>
      <w:del w:id="873" w:author="Author" w:date="2026-06-12T03:56:00Z">
        <w:r w:rsidRPr="00F13428" w:rsidDel="0076295E">
          <w:delText>topic diversity (</w:delText>
        </w:r>
      </w:del>
      <w:r w:rsidRPr="00F13428">
        <w:t>TD</w:t>
      </w:r>
      <w:del w:id="874" w:author="Author" w:date="2026-06-12T03:56:00Z">
        <w:r w:rsidRPr="00F13428" w:rsidDel="0076295E">
          <w:delText>)</w:delText>
        </w:r>
      </w:del>
      <w:r w:rsidRPr="00F13428">
        <w:t xml:space="preserve"> deteriorates sharply, from 0.7136 (A1) to 0.6087 (A3). The</w:t>
      </w:r>
      <w:ins w:id="875" w:author="Author" w:date="2026-06-09T03:19:00Z">
        <w:r w:rsidRPr="00F13428">
          <w:rPr>
            <w:rFonts w:eastAsia="游明朝"/>
          </w:rPr>
          <w:t>refore,</w:t>
        </w:r>
      </w:ins>
      <w:r w:rsidRPr="00F13428">
        <w:rPr>
          <w:rFonts w:eastAsia="游明朝"/>
        </w:rPr>
        <w:t xml:space="preserve"> degradation is</w:t>
      </w:r>
      <w:del w:id="876" w:author="Author" w:date="2026-06-09T03:19:00Z">
        <w:r w:rsidRPr="00F13428">
          <w:delText xml:space="preserve"> therefore</w:delText>
        </w:r>
      </w:del>
      <w:r w:rsidRPr="00F13428">
        <w:t xml:space="preserve"> driven almost entirely by </w:t>
      </w:r>
      <w:del w:id="877" w:author="Author" w:date="2026-06-09T03:19:00Z">
        <w:r w:rsidRPr="00F13428">
          <w:delText xml:space="preserve">a </w:delText>
        </w:r>
      </w:del>
      <w:r w:rsidRPr="00F13428">
        <w:t>loss of diversity. This is a direct consequence of na</w:t>
      </w:r>
      <w:ins w:id="878" w:author="Author" w:date="2026-06-09T03:19:00Z">
        <w:r w:rsidRPr="00F13428">
          <w:t>ï</w:t>
        </w:r>
      </w:ins>
      <w:del w:id="879" w:author="Author" w:date="2026-06-09T03:19:00Z">
        <w:r w:rsidRPr="00F13428">
          <w:delText>i</w:delText>
        </w:r>
      </w:del>
      <w:r w:rsidRPr="00F13428">
        <w:t>ve concatenation: appending MeSH descriptors as plain text injects a small, controlled, and heavily reused vocabulary (</w:t>
      </w:r>
      <w:ins w:id="880" w:author="Author" w:date="2026-06-15T11:34:00Z" w16du:dateUtc="2026-06-15T06:04:00Z">
        <w:r w:rsidR="006D4369">
          <w:t>for example</w:t>
        </w:r>
      </w:ins>
      <w:del w:id="881" w:author="Author" w:date="2026-06-15T11:34:00Z" w16du:dateUtc="2026-06-15T06:04:00Z">
        <w:r w:rsidRPr="00F13428" w:rsidDel="006D4369">
          <w:delText>e.g.</w:delText>
        </w:r>
      </w:del>
      <w:r w:rsidRPr="00F13428">
        <w:t xml:space="preserve">, generic descriptors such as </w:t>
      </w:r>
      <w:r w:rsidRPr="00F13428">
        <w:rPr>
          <w:i/>
          <w:iCs/>
        </w:rPr>
        <w:t>Humans</w:t>
      </w:r>
      <w:r w:rsidRPr="00F13428">
        <w:t xml:space="preserve"> or </w:t>
      </w:r>
      <w:r w:rsidRPr="00F13428">
        <w:rPr>
          <w:i/>
          <w:iCs/>
        </w:rPr>
        <w:t>Female</w:t>
      </w:r>
      <w:r w:rsidRPr="00F13428">
        <w:t>) that the class-based TF-IDF cannot sufficiently down</w:t>
      </w:r>
      <w:del w:id="882" w:author="Author" w:date="2026-06-09T03:19:00Z">
        <w:r w:rsidRPr="00F13428">
          <w:delText>-</w:delText>
        </w:r>
      </w:del>
      <w:r w:rsidRPr="00F13428">
        <w:t xml:space="preserve">weight, inflating keyword overlap across topics and collapsing TD; appending titles adds further boilerplate phrasing with the same effect. Because </w:t>
      </w:r>
      <w:del w:id="883" w:author="Author" w:date="2026-06-09T03:19:00Z">
        <w:r w:rsidRPr="00F13428">
          <w:delText xml:space="preserve">a </w:delText>
        </w:r>
      </w:del>
      <w:r w:rsidRPr="00F13428">
        <w:t xml:space="preserve">flat concatenation cannot distinguish a document’s core (major) descriptors from incidental (minor) </w:t>
      </w:r>
      <w:ins w:id="884" w:author="Author" w:date="2026-06-09T03:19:00Z">
        <w:r w:rsidRPr="00F13428">
          <w:t>descriptors,</w:t>
        </w:r>
      </w:ins>
      <w:del w:id="885" w:author="Author" w:date="2026-06-09T03:19:00Z">
        <w:r w:rsidRPr="00F13428">
          <w:delText>ones, this</w:delText>
        </w:r>
      </w:del>
      <w:r w:rsidRPr="00F13428">
        <w:t xml:space="preserve"> generic</w:t>
      </w:r>
      <w:ins w:id="886" w:author="Author" w:date="2026-06-09T03:19:00Z">
        <w:r w:rsidRPr="00F13428">
          <w:t xml:space="preserve"> </w:t>
        </w:r>
      </w:ins>
      <w:del w:id="887" w:author="Author" w:date="2026-06-09T03:19:00Z">
        <w:r w:rsidRPr="00F13428">
          <w:delText>-</w:delText>
        </w:r>
      </w:del>
      <w:r w:rsidRPr="00F13428">
        <w:t>term noise accumulates rather than being suppressed. The dual-stream design avoids this failure mode by encoding MeSH</w:t>
      </w:r>
      <w:r w:rsidRPr="00F13428">
        <w:rPr>
          <w:rFonts w:eastAsia="游明朝"/>
        </w:rPr>
        <w:t xml:space="preserve"> in a </w:t>
      </w:r>
      <w:r w:rsidRPr="00F13428">
        <w:rPr>
          <w:i/>
          <w:iCs/>
        </w:rPr>
        <w:t>separate</w:t>
      </w:r>
      <w:r w:rsidRPr="00F13428">
        <w:t xml:space="preserve"> embedding space and weighting </w:t>
      </w:r>
      <w:ins w:id="888" w:author="Author" w:date="2026-06-09T03:19:00Z">
        <w:r w:rsidRPr="00F13428">
          <w:rPr>
            <w:rFonts w:eastAsia="游明朝"/>
          </w:rPr>
          <w:t xml:space="preserve">the </w:t>
        </w:r>
      </w:ins>
      <w:r w:rsidRPr="00F13428">
        <w:rPr>
          <w:rFonts w:eastAsia="游明朝"/>
        </w:rPr>
        <w:t>major against minor terms</w:t>
      </w:r>
      <w:del w:id="889" w:author="Author" w:date="2026-06-09T03:19:00Z">
        <w:r w:rsidRPr="00F13428">
          <w:delText>,</w:delText>
        </w:r>
      </w:del>
      <w:r w:rsidRPr="00F13428">
        <w:t xml:space="preserve"> </w:t>
      </w:r>
      <w:del w:id="890" w:author="Author" w:date="2026-06-12T05:05:00Z">
        <w:r w:rsidRPr="00F13428" w:rsidDel="00C40A46">
          <w:delText>so</w:delText>
        </w:r>
      </w:del>
      <w:ins w:id="891" w:author="Author" w:date="2026-06-12T05:05:00Z">
        <w:r w:rsidR="00C40A46">
          <w:t>such</w:t>
        </w:r>
      </w:ins>
      <w:r w:rsidRPr="00F13428">
        <w:t xml:space="preserve"> that generic descriptors never</w:t>
      </w:r>
      <w:r w:rsidRPr="00F13428">
        <w:t xml:space="preserve"> contaminate the keyword extraction stage. Consequently, the full Dual-Stream configuration with parameterized α–β fusion achieves TC+TD = 1.3005, a 3.8% improvement over the baseline, confirming that the key innovation lies in the </w:t>
      </w:r>
      <w:r w:rsidRPr="00F13428">
        <w:rPr>
          <w:i/>
          <w:iCs/>
        </w:rPr>
        <w:t>weighted fusion mechanism</w:t>
      </w:r>
      <w:r w:rsidRPr="00F13428">
        <w:t xml:space="preserve"> rather than in the inclusion of additional metadata.</w:t>
      </w:r>
    </w:p>
    <w:p w14:paraId="7258BC44" w14:textId="60EDDD22" w:rsidR="000F1EE3" w:rsidRPr="00F13428" w:rsidRDefault="000D0E48">
      <w:pPr>
        <w:ind w:firstLine="300"/>
      </w:pPr>
      <w:r w:rsidRPr="00F13428">
        <w:t>Importantly, none of the ablation configurations</w:t>
      </w:r>
      <w:ins w:id="892" w:author="Author" w:date="2026-06-09T03:19:00Z">
        <w:r w:rsidRPr="00F13428">
          <w:t xml:space="preserve">, </w:t>
        </w:r>
      </w:ins>
      <w:del w:id="893" w:author="Author" w:date="2026-06-09T03:19:00Z">
        <w:r w:rsidRPr="00F13428">
          <w:delText>—</w:delText>
        </w:r>
      </w:del>
      <w:r w:rsidRPr="00F13428">
        <w:t>despite using the same input components</w:t>
      </w:r>
      <w:ins w:id="894" w:author="Author" w:date="2026-06-09T03:19:00Z">
        <w:r w:rsidRPr="00F13428">
          <w:t>,</w:t>
        </w:r>
      </w:ins>
      <w:del w:id="895" w:author="Author" w:date="2026-06-09T03:19:00Z">
        <w:r w:rsidRPr="00F13428">
          <w:delText>—were able</w:delText>
        </w:r>
      </w:del>
      <w:r w:rsidRPr="00F13428">
        <w:t xml:space="preserve"> </w:t>
      </w:r>
      <w:del w:id="896" w:author="Author" w:date="2026-06-09T03:19:00Z">
        <w:r w:rsidRPr="00F13428">
          <w:delText xml:space="preserve">to </w:delText>
        </w:r>
      </w:del>
      <w:r w:rsidRPr="00F13428">
        <w:t>match</w:t>
      </w:r>
      <w:ins w:id="897" w:author="Author" w:date="2026-06-09T03:19:00Z">
        <w:r w:rsidRPr="00F13428">
          <w:rPr>
            <w:rFonts w:eastAsia="游明朝"/>
          </w:rPr>
          <w:t>ed</w:t>
        </w:r>
      </w:ins>
      <w:r w:rsidRPr="00F13428">
        <w:rPr>
          <w:rFonts w:eastAsia="游明朝"/>
        </w:rPr>
        <w:t xml:space="preserve"> the performance of the dual-stream architecture. The proposed full fusion model yielded the highest </w:t>
      </w:r>
      <w:r w:rsidRPr="00F13428">
        <w:t>TC+TD (1.3005), outperforming both the best ablation result (A1, TC+TD = 1.2564) and the baseline (1.2530). This confirms that simply adding information (</w:t>
      </w:r>
      <w:ins w:id="898" w:author="Author" w:date="2026-06-15T11:34:00Z" w16du:dateUtc="2026-06-15T06:04:00Z">
        <w:r w:rsidR="006D4369">
          <w:t>for example,</w:t>
        </w:r>
      </w:ins>
      <w:del w:id="899" w:author="Author" w:date="2026-06-15T11:34:00Z" w16du:dateUtc="2026-06-15T06:04:00Z">
        <w:r w:rsidRPr="00F13428" w:rsidDel="006D4369">
          <w:delText>e.g.,</w:delText>
        </w:r>
      </w:del>
      <w:r w:rsidRPr="00F13428">
        <w:t xml:space="preserve"> full input or MeSH terms) is not sufficient</w:t>
      </w:r>
      <w:ins w:id="900" w:author="Author" w:date="2026-06-09T03:19:00Z">
        <w:r w:rsidRPr="00F13428">
          <w:t xml:space="preserve">; </w:t>
        </w:r>
      </w:ins>
      <w:del w:id="901" w:author="Author" w:date="2026-06-09T03:19:00Z">
        <w:r w:rsidRPr="00F13428">
          <w:delText>—</w:delText>
        </w:r>
      </w:del>
      <w:r w:rsidRPr="00F13428">
        <w:t xml:space="preserve">the performance gains come from </w:t>
      </w:r>
      <w:ins w:id="902" w:author="Author" w:date="2026-06-09T03:19:00Z">
        <w:r w:rsidRPr="00F13428">
          <w:rPr>
            <w:rFonts w:eastAsia="游明朝"/>
          </w:rPr>
          <w:t xml:space="preserve">the </w:t>
        </w:r>
      </w:ins>
      <w:r w:rsidRPr="00F13428">
        <w:rPr>
          <w:rFonts w:eastAsia="游明朝"/>
        </w:rPr>
        <w:t>structured, weighted integration of unstructured and structured knowledge, not from input vol</w:t>
      </w:r>
      <w:r w:rsidRPr="00F13428">
        <w:rPr>
          <w:rFonts w:eastAsia="游明朝"/>
        </w:rPr>
        <w:t>ume alone.</w:t>
      </w:r>
    </w:p>
    <w:p w14:paraId="513B630E" w14:textId="77777777" w:rsidR="000F1EE3" w:rsidRPr="00F13428" w:rsidRDefault="000D0E48">
      <w:pPr>
        <w:pStyle w:val="3"/>
        <w:widowControl/>
        <w:spacing w:before="120"/>
      </w:pPr>
      <w:bookmarkStart w:id="903" w:name="BMsubsec_beta_norm"/>
      <w:r w:rsidRPr="00F13428">
        <w:t>5.6</w:t>
      </w:r>
      <w:bookmarkEnd w:id="903"/>
      <w:r w:rsidRPr="00F13428">
        <w:t xml:space="preserve">  Effect of the β Weighting Scheme</w:t>
      </w:r>
    </w:p>
    <w:p w14:paraId="6E53EEB8" w14:textId="422749D1" w:rsidR="000F1EE3" w:rsidRPr="00F13428" w:rsidRDefault="000D0E48">
      <w:pPr>
        <w:spacing w:before="60"/>
      </w:pPr>
      <w:r w:rsidRPr="00F13428">
        <w:t>It should be noted that the per-term weighting of β (Equation (</w:t>
      </w:r>
      <w:fldSimple w:instr="REF BMeq_mesh_embedding \* MERGEFORMAT ">
        <w:ins w:id="904" w:author="RONGLI LI" w:date="2026-06-15T18:41:00Z" w16du:dateUtc="2026-06-15T09:41:00Z">
          <w:r w:rsidRPr="000D0E48">
            <w:rPr>
              <w:rPrChange w:id="905" w:author="RONGLI LI" w:date="2026-06-15T18:41:00Z" w16du:dateUtc="2026-06-15T09:41:00Z">
                <w:rPr>
                  <w:highlight w:val="darkGray"/>
                </w:rPr>
              </w:rPrChange>
            </w:rPr>
            <w:t>1</w:t>
          </w:r>
        </w:ins>
        <w:del w:id="906" w:author="RONGLI LI" w:date="2026-06-15T18:41:00Z" w16du:dateUtc="2026-06-15T09:41:00Z">
          <w:r w:rsidR="000F1EE3" w:rsidRPr="00F13428" w:rsidDel="000D0E48">
            <w:delText>1</w:delText>
          </w:r>
        </w:del>
      </w:fldSimple>
      <w:r w:rsidRPr="00F13428">
        <w:t xml:space="preserve">)) makes the effective document-level contribution of the major-descriptor group depend on the number of major and minor terms in each record. With </w:t>
      </w:r>
      <w:r w:rsidRPr="00F13428">
        <w:rPr>
          <w:i/>
          <w:iCs/>
        </w:rPr>
        <w:t>M</w:t>
      </w:r>
      <w:r w:rsidRPr="00F13428">
        <w:t xml:space="preserve"> major and </w:t>
      </w:r>
      <w:r w:rsidRPr="00F13428">
        <w:rPr>
          <w:i/>
          <w:iCs/>
        </w:rPr>
        <w:t>m</w:t>
      </w:r>
      <w:r w:rsidRPr="00F13428">
        <w:t xml:space="preserve"> minor descriptors, the effective contribution of the major group under the per-term formulation is </w:t>
      </w:r>
      <w:r w:rsidRPr="00F13428">
        <w:rPr>
          <w:i/>
          <w:iCs/>
        </w:rPr>
        <w:t>M</w:t>
      </w:r>
      <w:r w:rsidRPr="00F13428">
        <w:t>β/(</w:t>
      </w:r>
      <w:r w:rsidRPr="00F13428">
        <w:rPr>
          <w:i/>
          <w:iCs/>
        </w:rPr>
        <w:t>M</w:t>
      </w:r>
      <w:r w:rsidRPr="00F13428">
        <w:t>β+</w:t>
      </w:r>
      <w:r w:rsidRPr="00F13428">
        <w:rPr>
          <w:i/>
          <w:iCs/>
        </w:rPr>
        <w:t>m</w:t>
      </w:r>
      <w:r w:rsidRPr="00F13428">
        <w:t>(1−β)) rather than β itself. In the present corpus, records carry on average substantially more minor than major descriptors (approximately twelve versus two),</w:t>
      </w:r>
      <w:ins w:id="907" w:author="Author" w:date="2026-06-12T05:06:00Z">
        <w:r w:rsidR="00C40A46">
          <w:t xml:space="preserve"> </w:t>
        </w:r>
      </w:ins>
      <w:del w:id="908" w:author="Author" w:date="2026-06-12T05:06:00Z">
        <w:r w:rsidRPr="00F13428" w:rsidDel="00C40A46">
          <w:delText xml:space="preserve"> so </w:delText>
        </w:r>
      </w:del>
      <w:ins w:id="909" w:author="Author" w:date="2026-06-12T05:06:00Z">
        <w:r w:rsidR="00C40A46">
          <w:t xml:space="preserve">such that </w:t>
        </w:r>
      </w:ins>
      <w:r w:rsidRPr="00F13428">
        <w:t>the effective major-group contribution is consistently lower than the</w:t>
      </w:r>
      <w:r w:rsidRPr="00F13428">
        <w:t xml:space="preserve"> nominal β. The parameter β therefore acts as a monotonic control that increasingly emphasi</w:t>
      </w:r>
      <w:ins w:id="910" w:author="Author" w:date="2026-06-09T03:19:00Z">
        <w:r w:rsidRPr="00F13428">
          <w:t>z</w:t>
        </w:r>
      </w:ins>
      <w:del w:id="911" w:author="Author" w:date="2026-06-09T03:19:00Z">
        <w:r w:rsidRPr="00F13428">
          <w:delText>s</w:delText>
        </w:r>
      </w:del>
      <w:r w:rsidRPr="00F13428">
        <w:t>es major descriptors as it grows, rather than as a literal document-level contribution ratio.</w:t>
      </w:r>
    </w:p>
    <w:p w14:paraId="24F9F27F" w14:textId="78AFB705" w:rsidR="000F1EE3" w:rsidRPr="00F13428" w:rsidRDefault="000D0E48">
      <w:pPr>
        <w:ind w:firstLine="300"/>
      </w:pPr>
      <w:r w:rsidRPr="00F13428">
        <w:t>To assess whether this distinction affects topic quality, we compared the per-term formulation with a group-normali</w:t>
      </w:r>
      <w:ins w:id="912" w:author="Author" w:date="2026-06-09T03:19:00Z">
        <w:r w:rsidRPr="00F13428">
          <w:t>z</w:t>
        </w:r>
      </w:ins>
      <w:del w:id="913" w:author="Author" w:date="2026-06-09T03:19:00Z">
        <w:r w:rsidRPr="00F13428">
          <w:delText>s</w:delText>
        </w:r>
      </w:del>
      <w:r w:rsidRPr="00F13428">
        <w:t>ed alternative</w:t>
      </w:r>
      <w:ins w:id="914" w:author="Author" w:date="2026-06-09T03:19:00Z">
        <w:r w:rsidRPr="00F13428">
          <w:t>:</w:t>
        </w:r>
      </w:ins>
      <w:del w:id="915" w:author="Author" w:date="2026-06-09T03:19:00Z">
        <w:r w:rsidRPr="00F13428">
          <w:delText>,</w:delText>
        </w:r>
      </w:del>
      <w:r w:rsidRPr="00F13428">
        <w:t xml:space="preserve"> </w:t>
      </w:r>
    </w:p>
    <w:p w14:paraId="23D8AA1C" w14:textId="77777777" w:rsidR="000F1EE3" w:rsidRPr="00F13428" w:rsidRDefault="000D0E48">
      <w:pPr>
        <w:jc w:val="center"/>
      </w:pPr>
      <w:r w:rsidRPr="00F13428">
        <w:rPr>
          <w:highlight w:val="darkGray"/>
        </w:rPr>
        <w:lastRenderedPageBreak/>
        <w:t xml:space="preserve">[Sorry. Ignored </w:t>
      </w:r>
      <w:r w:rsidRPr="00F13428">
        <w:rPr>
          <w:rFonts w:ascii="Courier New" w:hAnsi="Courier New" w:cs="Courier New"/>
          <w:sz w:val="24"/>
          <w:szCs w:val="24"/>
          <w:highlight w:val="darkGray"/>
        </w:rPr>
        <w:t>\begin{multline} ... \end{multline}</w:t>
      </w:r>
      <w:r w:rsidRPr="00F13428">
        <w:rPr>
          <w:highlight w:val="darkGray"/>
        </w:rPr>
        <w:t>]</w:t>
      </w:r>
    </w:p>
    <w:p w14:paraId="4A02C1F2" w14:textId="6FC592D9" w:rsidR="000F1EE3" w:rsidRPr="00F13428" w:rsidRDefault="000D0E48">
      <w:r w:rsidRPr="00F13428">
        <w:t>in which the major-to-minor contribution ratio is fixed at β:(1−β) for every record regardless of term counts (reducing to the mean of whichever group is non</w:t>
      </w:r>
      <w:del w:id="916" w:author="Author" w:date="2026-06-09T09:43:00Z">
        <w:r w:rsidRPr="00F13428" w:rsidDel="00204686">
          <w:delText>-</w:delText>
        </w:r>
      </w:del>
      <w:r w:rsidRPr="00F13428">
        <w:t>empty when only one type is present). Re-running the optimal Dual PubMedBERT configuration (α</w:t>
      </w:r>
      <w:ins w:id="917" w:author="Author" w:date="2026-06-11T10:51:00Z">
        <w:r w:rsidR="00F9358F">
          <w:t xml:space="preserve"> </w:t>
        </w:r>
      </w:ins>
      <w:r w:rsidRPr="00F13428">
        <w:t>=</w:t>
      </w:r>
      <w:ins w:id="918" w:author="Author" w:date="2026-06-11T10:51:00Z">
        <w:r w:rsidR="00F9358F">
          <w:t xml:space="preserve"> </w:t>
        </w:r>
      </w:ins>
      <w:r w:rsidRPr="00F13428">
        <w:t>0.45) under both formulations at four representative values β</w:t>
      </w:r>
      <w:ins w:id="919" w:author="Author" w:date="2026-06-11T10:51:00Z">
        <w:r w:rsidR="00F9358F">
          <w:t xml:space="preserve"> </w:t>
        </w:r>
      </w:ins>
      <w:r w:rsidRPr="00F13428">
        <w:rPr>
          <w:rFonts w:ascii="Cambria Math" w:hAnsi="Cambria Math" w:cs="Cambria Math"/>
        </w:rPr>
        <w:t>∈</w:t>
      </w:r>
      <w:ins w:id="920" w:author="Author" w:date="2026-06-11T10:51:00Z">
        <w:r w:rsidR="00F9358F">
          <w:rPr>
            <w:rFonts w:ascii="Cambria Math" w:hAnsi="Cambria Math" w:cs="Cambria Math"/>
          </w:rPr>
          <w:t xml:space="preserve"> </w:t>
        </w:r>
      </w:ins>
      <w:r w:rsidRPr="00F13428">
        <w:t xml:space="preserve">{0.20,0.40,0.50,0.60} showed that </w:t>
      </w:r>
      <w:del w:id="921" w:author="Author" w:date="2026-06-12T04:00:00Z">
        <w:r w:rsidRPr="00F13428" w:rsidDel="004E208C">
          <w:delText>topic coherence</w:delText>
        </w:r>
      </w:del>
      <w:ins w:id="922" w:author="Author" w:date="2026-06-12T04:00:00Z">
        <w:r w:rsidR="004E208C">
          <w:t>TC</w:t>
        </w:r>
      </w:ins>
      <w:r w:rsidRPr="00F13428">
        <w:t xml:space="preserve"> was essentially unchanged (within 0.02) and that the combined TC+TD score differed only modestly, with neither formulation consistently superior. T</w:t>
      </w:r>
      <w:ins w:id="923" w:author="Author" w:date="2026-06-09T03:19:00Z">
        <w:r w:rsidRPr="00F13428">
          <w:rPr>
            <w:rFonts w:eastAsia="游明朝"/>
          </w:rPr>
          <w:t>herefore, the t</w:t>
        </w:r>
      </w:ins>
      <w:r w:rsidRPr="00F13428">
        <w:rPr>
          <w:rFonts w:eastAsia="游明朝"/>
        </w:rPr>
        <w:t xml:space="preserve">opic quality is </w:t>
      </w:r>
      <w:ins w:id="924" w:author="Author" w:date="2026-06-09T03:19:00Z">
        <w:r w:rsidRPr="00F13428">
          <w:t>robust against</w:t>
        </w:r>
      </w:ins>
      <w:del w:id="925" w:author="Author" w:date="2026-06-09T03:19:00Z">
        <w:r w:rsidRPr="00F13428">
          <w:delText>therefore robust to</w:delText>
        </w:r>
      </w:del>
      <w:r w:rsidRPr="00F13428">
        <w:t xml:space="preserve"> </w:t>
      </w:r>
      <w:del w:id="926" w:author="Author" w:date="2026-06-09T03:19:00Z">
        <w:r w:rsidRPr="00F13428">
          <w:delText xml:space="preserve">the </w:delText>
        </w:r>
      </w:del>
      <w:r w:rsidRPr="00F13428">
        <w:t>precise major</w:t>
      </w:r>
      <w:ins w:id="927" w:author="Author" w:date="2026-06-12T18:55:00Z">
        <w:r w:rsidR="00574844">
          <w:t xml:space="preserve"> or </w:t>
        </w:r>
      </w:ins>
      <w:del w:id="928" w:author="Author" w:date="2026-06-12T18:55:00Z">
        <w:r w:rsidRPr="00F13428" w:rsidDel="00574844">
          <w:delText>/</w:delText>
        </w:r>
      </w:del>
      <w:r w:rsidRPr="00F13428">
        <w:t>minor weighting scheme</w:t>
      </w:r>
      <w:ins w:id="929" w:author="Author" w:date="2026-06-09T03:19:00Z">
        <w:r w:rsidRPr="00F13428">
          <w:rPr>
            <w:rFonts w:eastAsia="游明朝"/>
          </w:rPr>
          <w:t>s</w:t>
        </w:r>
      </w:ins>
      <w:r w:rsidRPr="00F13428">
        <w:rPr>
          <w:rFonts w:eastAsia="游明朝"/>
        </w:rPr>
        <w:t>. We retain the per-term formulation for consistency with the grid search reported above, while noting that the group-normali</w:t>
      </w:r>
      <w:ins w:id="930" w:author="Author" w:date="2026-06-09T03:19:00Z">
        <w:r w:rsidRPr="00F13428">
          <w:t>z</w:t>
        </w:r>
      </w:ins>
      <w:del w:id="931" w:author="Author" w:date="2026-06-09T03:19:00Z">
        <w:r w:rsidRPr="00F13428">
          <w:delText>s</w:delText>
        </w:r>
      </w:del>
      <w:r w:rsidRPr="00F13428">
        <w:t>ed variant in Equation (</w:t>
      </w:r>
      <w:r w:rsidR="000F1EE3">
        <w:fldChar w:fldCharType="begin"/>
      </w:r>
      <w:r w:rsidR="000F1EE3">
        <w:instrText xml:space="preserve">REF BMeq_beta_groupnorm \* MERGEFORMAT </w:instrText>
      </w:r>
      <w:r w:rsidR="000F1EE3">
        <w:fldChar w:fldCharType="separate"/>
      </w:r>
      <w:ins w:id="932" w:author="RONGLI LI" w:date="2026-06-15T18:41:00Z" w16du:dateUtc="2026-06-15T09:41:00Z">
        <w:r>
          <w:rPr>
            <w:rFonts w:hint="eastAsia"/>
            <w:b/>
            <w:bCs/>
          </w:rPr>
          <w:t>エラー</w:t>
        </w:r>
        <w:r>
          <w:rPr>
            <w:rFonts w:hint="eastAsia"/>
            <w:b/>
            <w:bCs/>
          </w:rPr>
          <w:t xml:space="preserve">! </w:t>
        </w:r>
        <w:r>
          <w:rPr>
            <w:rFonts w:hint="eastAsia"/>
            <w:b/>
            <w:bCs/>
          </w:rPr>
          <w:t>参照元が見つかりません。</w:t>
        </w:r>
      </w:ins>
      <w:del w:id="933" w:author="RONGLI LI" w:date="2026-06-15T18:41:00Z" w16du:dateUtc="2026-06-15T09:41:00Z">
        <w:r w:rsidR="000F1EE3" w:rsidRPr="00F13428" w:rsidDel="000D0E48">
          <w:delText>5</w:delText>
        </w:r>
      </w:del>
      <w:r w:rsidR="000F1EE3">
        <w:fldChar w:fldCharType="end"/>
      </w:r>
      <w:r w:rsidRPr="00F13428">
        <w:t>) offers a more direct interpretation of β and is preferable for corpora in which the number of MeSH descriptors per record varies widely.</w:t>
      </w:r>
    </w:p>
    <w:p w14:paraId="66D74F95" w14:textId="77777777" w:rsidR="000F1EE3" w:rsidRPr="00F13428" w:rsidRDefault="000D0E48">
      <w:pPr>
        <w:pStyle w:val="2"/>
        <w:widowControl/>
      </w:pPr>
      <w:r w:rsidRPr="00F13428">
        <w:t>6  Discussion</w:t>
      </w:r>
    </w:p>
    <w:p w14:paraId="6D14EBD5" w14:textId="77777777" w:rsidR="000F1EE3" w:rsidRPr="00F13428" w:rsidRDefault="000D0E48">
      <w:pPr>
        <w:pStyle w:val="3"/>
        <w:widowControl/>
        <w:spacing w:before="180"/>
      </w:pPr>
      <w:r w:rsidRPr="00F13428">
        <w:t>6.1  Key Findings and Implications</w:t>
      </w:r>
    </w:p>
    <w:p w14:paraId="56A82903" w14:textId="2BA85B43" w:rsidR="000F1EE3" w:rsidRPr="00F13428" w:rsidRDefault="000D0E48">
      <w:pPr>
        <w:spacing w:before="60"/>
      </w:pPr>
      <w:r w:rsidRPr="00F13428">
        <w:t>The experimental results demonstrate</w:t>
      </w:r>
      <w:ins w:id="934" w:author="Author" w:date="2026-06-09T03:19:00Z">
        <w:r w:rsidRPr="00F13428">
          <w:rPr>
            <w:rFonts w:eastAsia="游明朝"/>
          </w:rPr>
          <w:t>d</w:t>
        </w:r>
      </w:ins>
      <w:r w:rsidRPr="00F13428">
        <w:rPr>
          <w:rFonts w:eastAsia="游明朝"/>
        </w:rPr>
        <w:t xml:space="preserve"> the effectiveness of the proposed dual-stream embedding framework for biomedical topic modelling. Three of the four dual-stream configurations outperformed the single-stream baseline on the combined </w:t>
      </w:r>
      <w:r w:rsidRPr="00F13428">
        <w:t>TC+TD metric, with the best configuration</w:t>
      </w:r>
      <w:ins w:id="935" w:author="Author" w:date="2026-06-09T03:19:00Z">
        <w:r w:rsidRPr="00F13428">
          <w:t xml:space="preserve">, </w:t>
        </w:r>
      </w:ins>
      <w:del w:id="936" w:author="Author" w:date="2026-06-09T03:19:00Z">
        <w:r w:rsidRPr="00F13428">
          <w:delText>—</w:delText>
        </w:r>
      </w:del>
      <w:r w:rsidRPr="00F13428">
        <w:t>Dual PubMedBERT</w:t>
      </w:r>
      <w:ins w:id="937" w:author="Author" w:date="2026-06-09T03:19:00Z">
        <w:r w:rsidRPr="00F13428">
          <w:t xml:space="preserve">, </w:t>
        </w:r>
      </w:ins>
      <w:del w:id="938" w:author="Author" w:date="2026-06-09T03:19:00Z">
        <w:r w:rsidRPr="00F13428">
          <w:delText>—</w:delText>
        </w:r>
      </w:del>
      <w:r w:rsidRPr="00F13428">
        <w:t>achieving TC+TD = 1.3443, a</w:t>
      </w:r>
      <w:ins w:id="939" w:author="Author" w:date="2026-06-09T03:19:00Z">
        <w:r w:rsidRPr="00F13428">
          <w:t>n</w:t>
        </w:r>
      </w:ins>
      <w:del w:id="940" w:author="Author" w:date="2026-06-09T03:19:00Z">
        <w:r w:rsidRPr="00F13428">
          <w:delText xml:space="preserve"> 7.3%</w:delText>
        </w:r>
      </w:del>
      <w:r w:rsidRPr="00F13428">
        <w:t xml:space="preserve"> improvement</w:t>
      </w:r>
      <w:ins w:id="941" w:author="Author" w:date="2026-06-09T03:19:00Z">
        <w:r w:rsidRPr="00F13428">
          <w:rPr>
            <w:rFonts w:eastAsia="游明朝"/>
          </w:rPr>
          <w:t xml:space="preserve"> of 7.3%</w:t>
        </w:r>
      </w:ins>
      <w:r w:rsidRPr="00F13428">
        <w:rPr>
          <w:rFonts w:eastAsia="游明朝"/>
        </w:rPr>
        <w:t xml:space="preserve">. </w:t>
      </w:r>
      <w:ins w:id="942" w:author="Author" w:date="2026-06-09T03:19:00Z">
        <w:r w:rsidRPr="00F13428">
          <w:t>O</w:t>
        </w:r>
      </w:ins>
      <w:del w:id="943" w:author="Author" w:date="2026-06-09T03:19:00Z">
        <w:r w:rsidRPr="00F13428">
          <w:delText>The o</w:delText>
        </w:r>
      </w:del>
      <w:r w:rsidRPr="00F13428">
        <w:t>ne exception, Dual BioBERT, fell 1.6% below the baseline, indicating that the benefit of dual-stream fusion is conditional on an embedding model whose representation space is well</w:t>
      </w:r>
      <w:ins w:id="944" w:author="Author" w:date="2026-06-09T03:19:00Z">
        <w:r w:rsidRPr="00F13428">
          <w:t>-</w:t>
        </w:r>
      </w:ins>
      <w:del w:id="945" w:author="Author" w:date="2026-06-09T03:19:00Z">
        <w:r w:rsidRPr="00F13428">
          <w:delText xml:space="preserve"> </w:delText>
        </w:r>
      </w:del>
      <w:r w:rsidRPr="00F13428">
        <w:t xml:space="preserve">matched </w:t>
      </w:r>
      <w:r w:rsidRPr="00F13428">
        <w:t>to the task: the framework amplifies a suitable encoder rather than compensating for an unsuitable one.</w:t>
      </w:r>
    </w:p>
    <w:p w14:paraId="0C3A41D1" w14:textId="0BB52D57" w:rsidR="000F1EE3" w:rsidRPr="00F13428" w:rsidRDefault="000D0E48">
      <w:pPr>
        <w:ind w:firstLine="300"/>
      </w:pPr>
      <w:r w:rsidRPr="00F13428">
        <w:t>The dual-stream design provides two key benefits. First, it enables semantic complementarity between contextual embeddings, which capture linguistic nuance</w:t>
      </w:r>
      <w:ins w:id="946" w:author="Author" w:date="2026-06-09T03:19:00Z">
        <w:r w:rsidRPr="00F13428">
          <w:rPr>
            <w:rFonts w:eastAsia="游明朝"/>
          </w:rPr>
          <w:t>s</w:t>
        </w:r>
      </w:ins>
      <w:r w:rsidRPr="00F13428">
        <w:rPr>
          <w:rFonts w:eastAsia="游明朝"/>
        </w:rPr>
        <w:t xml:space="preserve"> and discourse structure</w:t>
      </w:r>
      <w:ins w:id="947" w:author="Author" w:date="2026-06-09T03:19:00Z">
        <w:r w:rsidRPr="00F13428">
          <w:rPr>
            <w:rFonts w:eastAsia="游明朝"/>
          </w:rPr>
          <w:t>s</w:t>
        </w:r>
      </w:ins>
      <w:r w:rsidRPr="00F13428">
        <w:t>, and MeSH descriptors, which reflect domain-specific expert annotation</w:t>
      </w:r>
      <w:ins w:id="948" w:author="Author" w:date="2026-06-09T03:19:00Z">
        <w:r w:rsidRPr="00F13428">
          <w:rPr>
            <w:rFonts w:eastAsia="游明朝"/>
          </w:rPr>
          <w:t>s</w:t>
        </w:r>
      </w:ins>
      <w:r w:rsidRPr="00F13428">
        <w:rPr>
          <w:rFonts w:eastAsia="游明朝"/>
        </w:rPr>
        <w:t xml:space="preserve">. Second, the parameterized weighted fusion mechanism introduces fine-grained control over the contribution of each </w:t>
      </w:r>
      <w:ins w:id="949" w:author="Author" w:date="2026-06-09T03:19:00Z">
        <w:r w:rsidRPr="00F13428">
          <w:rPr>
            <w:rFonts w:eastAsia="游明朝"/>
          </w:rPr>
          <w:t xml:space="preserve">type of </w:t>
        </w:r>
      </w:ins>
      <w:r w:rsidRPr="00F13428">
        <w:rPr>
          <w:rFonts w:eastAsia="游明朝"/>
        </w:rPr>
        <w:t>information</w:t>
      </w:r>
      <w:del w:id="950" w:author="Author" w:date="2026-06-09T03:19:00Z">
        <w:r w:rsidRPr="00F13428">
          <w:delText xml:space="preserve"> type</w:delText>
        </w:r>
      </w:del>
      <w:r w:rsidRPr="00F13428">
        <w:t>. The grid search showed that moderate α and β values yielded the best performance, underscoring the need for balanced integration rather than dominance of either stream.</w:t>
      </w:r>
    </w:p>
    <w:p w14:paraId="31FBADB8" w14:textId="6D70D2F8" w:rsidR="000F1EE3" w:rsidRPr="00F13428" w:rsidRDefault="000D0E48">
      <w:pPr>
        <w:ind w:firstLine="300"/>
      </w:pPr>
      <w:r w:rsidRPr="00F13428">
        <w:t xml:space="preserve">Crucially, the ablation study confirms that the gains stem from structured integration rather than </w:t>
      </w:r>
      <w:del w:id="951" w:author="Author" w:date="2026-06-09T03:19:00Z">
        <w:r w:rsidRPr="00F13428">
          <w:delText xml:space="preserve">from </w:delText>
        </w:r>
      </w:del>
      <w:r w:rsidRPr="00F13428">
        <w:t>additional information alone. All single-stream ablation variants</w:t>
      </w:r>
      <w:ins w:id="952" w:author="Author" w:date="2026-06-09T03:19:00Z">
        <w:r w:rsidRPr="00F13428">
          <w:t xml:space="preserve">, </w:t>
        </w:r>
      </w:ins>
      <w:del w:id="953" w:author="Author" w:date="2026-06-09T03:19:00Z">
        <w:r w:rsidRPr="00F13428">
          <w:delText>—</w:delText>
        </w:r>
      </w:del>
      <w:r w:rsidRPr="00F13428">
        <w:t>despite using the same title + abstract + MeSH content</w:t>
      </w:r>
      <w:ins w:id="954" w:author="Author" w:date="2026-06-09T03:19:00Z">
        <w:r w:rsidRPr="00F13428">
          <w:t xml:space="preserve">, </w:t>
        </w:r>
      </w:ins>
      <w:del w:id="955" w:author="Author" w:date="2026-06-09T03:19:00Z">
        <w:r w:rsidRPr="00F13428">
          <w:delText>—</w:delText>
        </w:r>
      </w:del>
      <w:del w:id="956" w:author="Author" w:date="2026-06-12T19:01:00Z">
        <w:r w:rsidRPr="00F13428" w:rsidDel="0051625C">
          <w:delText xml:space="preserve">underperformed </w:delText>
        </w:r>
      </w:del>
      <w:ins w:id="957" w:author="Author" w:date="2026-06-12T19:01:00Z">
        <w:r w:rsidR="0051625C">
          <w:t>performed worse than</w:t>
        </w:r>
        <w:r w:rsidR="0051625C" w:rsidRPr="00F13428">
          <w:t xml:space="preserve"> </w:t>
        </w:r>
      </w:ins>
      <w:r w:rsidRPr="00F13428">
        <w:t xml:space="preserve">the dual-stream fusion; the A4 configuration </w:t>
      </w:r>
      <w:del w:id="958" w:author="Author" w:date="2026-06-12T19:01:00Z">
        <w:r w:rsidRPr="00F13428" w:rsidDel="0051625C">
          <w:delText xml:space="preserve">reached </w:delText>
        </w:r>
      </w:del>
      <w:ins w:id="959" w:author="Author" w:date="2026-06-12T19:01:00Z">
        <w:r w:rsidR="0051625C">
          <w:t>achieved</w:t>
        </w:r>
        <w:r w:rsidR="0051625C" w:rsidRPr="00F13428">
          <w:t xml:space="preserve"> </w:t>
        </w:r>
      </w:ins>
      <w:r w:rsidRPr="00F13428">
        <w:t xml:space="preserve">only TC+TD = 1.1625, well below the fused counterpart at 1.3005 </w:t>
      </w:r>
      <w:del w:id="960" w:author="Author" w:date="2026-06-12T19:02:00Z">
        <w:r w:rsidRPr="00F13428" w:rsidDel="0051625C">
          <w:delText xml:space="preserve">under </w:delText>
        </w:r>
      </w:del>
      <w:ins w:id="961" w:author="Author" w:date="2026-06-12T19:02:00Z">
        <w:r w:rsidR="0051625C">
          <w:t>using</w:t>
        </w:r>
        <w:r w:rsidR="0051625C" w:rsidRPr="00F13428">
          <w:t xml:space="preserve"> </w:t>
        </w:r>
      </w:ins>
      <w:r w:rsidRPr="00F13428">
        <w:t xml:space="preserve">the same encoder. </w:t>
      </w:r>
      <w:ins w:id="962" w:author="Author" w:date="2026-06-09T03:19:00Z">
        <w:r w:rsidRPr="00F13428">
          <w:t>Therefore, a</w:t>
        </w:r>
      </w:ins>
      <w:del w:id="963" w:author="Author" w:date="2026-06-09T03:19:00Z">
        <w:r w:rsidRPr="00F13428">
          <w:delText>A</w:delText>
        </w:r>
      </w:del>
      <w:r w:rsidRPr="00F13428">
        <w:t xml:space="preserve">rchitectural integration, not input volume, is </w:t>
      </w:r>
      <w:ins w:id="964" w:author="Author" w:date="2026-06-09T03:19:00Z">
        <w:r w:rsidRPr="00F13428">
          <w:t>a</w:t>
        </w:r>
      </w:ins>
      <w:del w:id="965" w:author="Author" w:date="2026-06-09T03:19:00Z">
        <w:r w:rsidRPr="00F13428">
          <w:delText>therefore the</w:delText>
        </w:r>
      </w:del>
      <w:r w:rsidRPr="00F13428">
        <w:t xml:space="preserve"> critical factor. By explicitly encoding and weighting narrative content and curated metadata as separate streams, the framework addresses a limitation of earlier transformer-based methods such as BERTopic, which treat all textual input</w:t>
      </w:r>
      <w:ins w:id="966" w:author="Author" w:date="2026-06-09T03:19:00Z">
        <w:r w:rsidRPr="00F13428">
          <w:rPr>
            <w:rFonts w:eastAsia="游明朝"/>
          </w:rPr>
          <w:t>s</w:t>
        </w:r>
      </w:ins>
      <w:r w:rsidRPr="00F13428">
        <w:rPr>
          <w:rFonts w:eastAsia="游明朝"/>
        </w:rPr>
        <w:t xml:space="preserve"> homogeneously. </w:t>
      </w:r>
      <w:r w:rsidRPr="00F13428">
        <w:t>The LLM-based topic-title generation further improves interpretability, which is particular</w:t>
      </w:r>
      <w:r w:rsidRPr="00F13428">
        <w:t>ly valuable for non</w:t>
      </w:r>
      <w:del w:id="967" w:author="Author" w:date="2026-06-09T09:43:00Z">
        <w:r w:rsidRPr="00F13428" w:rsidDel="00204686">
          <w:delText>-</w:delText>
        </w:r>
      </w:del>
      <w:r w:rsidRPr="00F13428">
        <w:t>expert users such as students and interdisciplinary researchers who require transparent thematic access to biomedical knowledge. The framework’s modular embedding, fusion, and topic-modelling stages also make it adaptable to other knowledge-intensive domains without major architectural changes.</w:t>
      </w:r>
    </w:p>
    <w:p w14:paraId="1F442790" w14:textId="77777777" w:rsidR="000F1EE3" w:rsidRPr="00F13428" w:rsidRDefault="000D0E48">
      <w:pPr>
        <w:pStyle w:val="3"/>
        <w:widowControl/>
        <w:spacing w:before="120"/>
      </w:pPr>
      <w:r w:rsidRPr="00F13428">
        <w:lastRenderedPageBreak/>
        <w:t>6.2  Comparison with Related Work</w:t>
      </w:r>
    </w:p>
    <w:p w14:paraId="14AE903D" w14:textId="5A6ED42F" w:rsidR="000F1EE3" w:rsidRPr="00F13428" w:rsidRDefault="000D0E48">
      <w:pPr>
        <w:spacing w:before="60"/>
      </w:pPr>
      <w:r w:rsidRPr="00F13428">
        <w:t>This subsection provides a methodological comparison of our dual-stream embedding framework with existing topic mode</w:t>
      </w:r>
      <w:ins w:id="968" w:author="Author" w:date="2026-06-09T09:40:00Z">
        <w:r w:rsidR="008625EB">
          <w:t>l</w:t>
        </w:r>
      </w:ins>
      <w:r w:rsidRPr="00F13428">
        <w:t xml:space="preserve">ling approaches. </w:t>
      </w:r>
      <w:r w:rsidRPr="00F13428">
        <w:rPr>
          <w:b/>
          <w:bCs/>
        </w:rPr>
        <w:t>Table </w:t>
      </w:r>
      <w:r w:rsidRPr="00F13428">
        <w:rPr>
          <w:b/>
          <w:bCs/>
        </w:rPr>
        <w:fldChar w:fldCharType="begin"/>
      </w:r>
      <w:r w:rsidRPr="00F13428">
        <w:rPr>
          <w:b/>
          <w:bCs/>
        </w:rPr>
        <w:instrText xml:space="preserve">REF BMtab_comparison \* MERGEFORMAT </w:instrText>
      </w:r>
      <w:r w:rsidRPr="00F13428">
        <w:rPr>
          <w:b/>
          <w:bCs/>
        </w:rPr>
        <w:fldChar w:fldCharType="separate"/>
      </w:r>
      <w:ins w:id="969" w:author="RONGLI LI" w:date="2026-06-15T18:41:00Z" w16du:dateUtc="2026-06-15T09:41:00Z">
        <w:r w:rsidRPr="000D0E48">
          <w:rPr>
            <w:b/>
            <w:bCs/>
            <w:rPrChange w:id="970" w:author="RONGLI LI" w:date="2026-06-15T18:41:00Z" w16du:dateUtc="2026-06-15T09:41:00Z">
              <w:rPr/>
            </w:rPrChange>
          </w:rPr>
          <w:t>5</w:t>
        </w:r>
      </w:ins>
      <w:del w:id="971" w:author="RONGLI LI" w:date="2026-06-15T18:41:00Z" w16du:dateUtc="2026-06-15T09:41:00Z">
        <w:r w:rsidRPr="00F13428" w:rsidDel="000D0E48">
          <w:rPr>
            <w:b/>
            <w:bCs/>
          </w:rPr>
          <w:delText>5</w:delText>
        </w:r>
      </w:del>
      <w:r w:rsidRPr="00F13428">
        <w:rPr>
          <w:b/>
          <w:bCs/>
        </w:rPr>
        <w:fldChar w:fldCharType="end"/>
      </w:r>
      <w:r w:rsidRPr="00F13428">
        <w:t xml:space="preserve"> summarizes the key characteristics and design choices of related studies </w:t>
      </w:r>
      <w:ins w:id="972" w:author="Author" w:date="2026-06-09T03:19:00Z">
        <w:r w:rsidRPr="00F13428">
          <w:t>along with</w:t>
        </w:r>
      </w:ins>
      <w:del w:id="973" w:author="Author" w:date="2026-06-09T03:19:00Z">
        <w:r w:rsidRPr="00F13428">
          <w:delText>alongside</w:delText>
        </w:r>
      </w:del>
      <w:r w:rsidRPr="00F13428">
        <w:t xml:space="preserve"> </w:t>
      </w:r>
      <w:ins w:id="974" w:author="Author" w:date="2026-06-09T03:19:00Z">
        <w:r w:rsidRPr="00F13428">
          <w:t>the</w:t>
        </w:r>
      </w:ins>
      <w:del w:id="975" w:author="Author" w:date="2026-06-09T03:19:00Z">
        <w:r w:rsidRPr="00F13428">
          <w:delText>our</w:delText>
        </w:r>
      </w:del>
      <w:r w:rsidRPr="00F13428">
        <w:t xml:space="preserve"> proposed method.</w:t>
      </w:r>
    </w:p>
    <w:p w14:paraId="07E02E3C" w14:textId="77777777" w:rsidR="000F1EE3" w:rsidRPr="00F13428" w:rsidRDefault="000D0E48">
      <w:pPr>
        <w:pStyle w:val="Table"/>
        <w:spacing w:before="240"/>
      </w:pPr>
      <w:r w:rsidRPr="00F13428">
        <w:t xml:space="preserve"> </w:t>
      </w:r>
    </w:p>
    <w:p w14:paraId="3E5A5E82" w14:textId="77777777" w:rsidR="000F1EE3" w:rsidRPr="00F13428" w:rsidRDefault="000D0E48">
      <w:pPr>
        <w:pStyle w:val="a9"/>
      </w:pPr>
      <w:r w:rsidRPr="00F13428">
        <w:t xml:space="preserve">Table </w:t>
      </w:r>
      <w:bookmarkStart w:id="976" w:name="BMtab_comparison"/>
      <w:r w:rsidRPr="00F13428">
        <w:t>5</w:t>
      </w:r>
      <w:bookmarkEnd w:id="976"/>
      <w:r w:rsidRPr="00F13428">
        <w:t>: Methodological comparison of the proposed dual-stream framework with representative prior topic-modelling approaches, across method type, embedding representation, MeSH integration, application domain, and key innovation.</w:t>
      </w:r>
      <w:r w:rsidRPr="00F13428">
        <w:fldChar w:fldCharType="begin"/>
      </w:r>
      <w:r w:rsidRPr="00F13428">
        <w:instrText>TC "5 Methodological comparison of the proposed dual-stream framework with representative prior topic-modelling approaches, across method type, embedding representation, MeSH integration, application domain, and key innovation." \f t</w:instrText>
      </w:r>
      <w:r w:rsidRPr="00F13428">
        <w:fldChar w:fldCharType="end"/>
      </w:r>
    </w:p>
    <w:p w14:paraId="2BE8693C" w14:textId="77777777" w:rsidR="000F1EE3" w:rsidRPr="00F13428" w:rsidRDefault="000F1EE3">
      <w:pPr>
        <w:pStyle w:val="a9"/>
      </w:pPr>
    </w:p>
    <w:tbl>
      <w:tblPr>
        <w:tblW w:w="7655" w:type="dxa"/>
        <w:tblInd w:w="-284" w:type="dxa"/>
        <w:tblLayout w:type="fixed"/>
        <w:tblCellMar>
          <w:left w:w="0" w:type="dxa"/>
          <w:right w:w="0" w:type="dxa"/>
        </w:tblCellMar>
        <w:tblLook w:val="0000" w:firstRow="0" w:lastRow="0" w:firstColumn="0" w:lastColumn="0" w:noHBand="0" w:noVBand="0"/>
      </w:tblPr>
      <w:tblGrid>
        <w:gridCol w:w="1844"/>
        <w:gridCol w:w="708"/>
        <w:gridCol w:w="1110"/>
        <w:gridCol w:w="840"/>
        <w:gridCol w:w="606"/>
        <w:gridCol w:w="840"/>
        <w:gridCol w:w="1707"/>
      </w:tblGrid>
      <w:tr w:rsidR="0091190D" w:rsidRPr="00F13428" w14:paraId="67EE2E6F" w14:textId="77777777" w:rsidTr="001B1CAD">
        <w:tc>
          <w:tcPr>
            <w:tcW w:w="1844" w:type="dxa"/>
            <w:tcBorders>
              <w:top w:val="single" w:sz="6" w:space="0" w:color="auto"/>
              <w:left w:val="nil"/>
              <w:bottom w:val="single" w:sz="6" w:space="0" w:color="auto"/>
              <w:right w:val="nil"/>
            </w:tcBorders>
          </w:tcPr>
          <w:p w14:paraId="0E19EBA1"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Reference</w:t>
            </w:r>
          </w:p>
        </w:tc>
        <w:tc>
          <w:tcPr>
            <w:tcW w:w="708" w:type="dxa"/>
            <w:tcBorders>
              <w:top w:val="single" w:sz="6" w:space="0" w:color="auto"/>
              <w:left w:val="nil"/>
              <w:bottom w:val="single" w:sz="6" w:space="0" w:color="auto"/>
              <w:right w:val="nil"/>
            </w:tcBorders>
          </w:tcPr>
          <w:p w14:paraId="1371483F" w14:textId="77777777" w:rsidR="000F1EE3" w:rsidRPr="00F13428" w:rsidRDefault="000D0E48">
            <w:pPr>
              <w:jc w:val="center"/>
              <w:rPr>
                <w:sz w:val="24"/>
                <w:szCs w:val="24"/>
                <w:highlight w:val="darkGray"/>
              </w:rPr>
            </w:pPr>
            <w:r w:rsidRPr="00F13428">
              <w:rPr>
                <w:b/>
                <w:bCs/>
                <w:sz w:val="24"/>
                <w:szCs w:val="24"/>
                <w:highlight w:val="darkGray"/>
              </w:rPr>
              <w:t>Year</w:t>
            </w:r>
          </w:p>
        </w:tc>
        <w:tc>
          <w:tcPr>
            <w:tcW w:w="1110" w:type="dxa"/>
            <w:tcBorders>
              <w:top w:val="single" w:sz="6" w:space="0" w:color="auto"/>
              <w:left w:val="nil"/>
              <w:bottom w:val="single" w:sz="6" w:space="0" w:color="auto"/>
              <w:right w:val="nil"/>
            </w:tcBorders>
          </w:tcPr>
          <w:p w14:paraId="7BED5AAC" w14:textId="77777777" w:rsidR="000F1EE3" w:rsidRPr="00F13428" w:rsidRDefault="000D0E48">
            <w:pPr>
              <w:jc w:val="left"/>
              <w:rPr>
                <w:sz w:val="24"/>
                <w:szCs w:val="24"/>
                <w:highlight w:val="darkGray"/>
              </w:rPr>
            </w:pPr>
            <w:r w:rsidRPr="00F13428">
              <w:rPr>
                <w:b/>
                <w:bCs/>
                <w:sz w:val="24"/>
                <w:szCs w:val="24"/>
                <w:highlight w:val="darkGray"/>
              </w:rPr>
              <w:t>Method</w:t>
            </w:r>
          </w:p>
        </w:tc>
        <w:tc>
          <w:tcPr>
            <w:tcW w:w="840" w:type="dxa"/>
            <w:tcBorders>
              <w:top w:val="single" w:sz="6" w:space="0" w:color="auto"/>
              <w:left w:val="nil"/>
              <w:bottom w:val="single" w:sz="6" w:space="0" w:color="auto"/>
              <w:right w:val="nil"/>
            </w:tcBorders>
          </w:tcPr>
          <w:p w14:paraId="5BBC64C1" w14:textId="77777777" w:rsidR="000F1EE3" w:rsidRPr="00F13428" w:rsidRDefault="000D0E48">
            <w:pPr>
              <w:jc w:val="center"/>
              <w:rPr>
                <w:sz w:val="24"/>
                <w:szCs w:val="24"/>
                <w:highlight w:val="darkGray"/>
              </w:rPr>
            </w:pPr>
            <w:r w:rsidRPr="00F13428">
              <w:rPr>
                <w:b/>
                <w:bCs/>
                <w:sz w:val="24"/>
                <w:szCs w:val="24"/>
                <w:highlight w:val="darkGray"/>
              </w:rPr>
              <w:t>Embedding</w:t>
            </w:r>
          </w:p>
        </w:tc>
        <w:tc>
          <w:tcPr>
            <w:tcW w:w="606" w:type="dxa"/>
            <w:tcBorders>
              <w:top w:val="single" w:sz="6" w:space="0" w:color="auto"/>
              <w:left w:val="nil"/>
              <w:bottom w:val="single" w:sz="6" w:space="0" w:color="auto"/>
              <w:right w:val="nil"/>
            </w:tcBorders>
          </w:tcPr>
          <w:p w14:paraId="65722C15" w14:textId="77777777" w:rsidR="000F1EE3" w:rsidRPr="00F13428" w:rsidRDefault="000D0E48">
            <w:pPr>
              <w:jc w:val="center"/>
              <w:rPr>
                <w:sz w:val="24"/>
                <w:szCs w:val="24"/>
                <w:highlight w:val="darkGray"/>
              </w:rPr>
            </w:pPr>
            <w:r w:rsidRPr="00F13428">
              <w:rPr>
                <w:b/>
                <w:bCs/>
                <w:sz w:val="24"/>
                <w:szCs w:val="24"/>
                <w:highlight w:val="darkGray"/>
              </w:rPr>
              <w:t>MeSH</w:t>
            </w:r>
          </w:p>
        </w:tc>
        <w:tc>
          <w:tcPr>
            <w:tcW w:w="840" w:type="dxa"/>
            <w:tcBorders>
              <w:top w:val="single" w:sz="6" w:space="0" w:color="auto"/>
              <w:left w:val="nil"/>
              <w:bottom w:val="single" w:sz="6" w:space="0" w:color="auto"/>
              <w:right w:val="nil"/>
            </w:tcBorders>
          </w:tcPr>
          <w:p w14:paraId="68121803" w14:textId="77777777" w:rsidR="000F1EE3" w:rsidRPr="00F13428" w:rsidRDefault="000D0E48">
            <w:pPr>
              <w:jc w:val="left"/>
              <w:rPr>
                <w:sz w:val="24"/>
                <w:szCs w:val="24"/>
                <w:highlight w:val="darkGray"/>
              </w:rPr>
            </w:pPr>
            <w:r w:rsidRPr="00F13428">
              <w:rPr>
                <w:b/>
                <w:bCs/>
                <w:sz w:val="24"/>
                <w:szCs w:val="24"/>
                <w:highlight w:val="darkGray"/>
              </w:rPr>
              <w:t>Domain</w:t>
            </w:r>
          </w:p>
        </w:tc>
        <w:tc>
          <w:tcPr>
            <w:tcW w:w="1707" w:type="dxa"/>
            <w:tcBorders>
              <w:top w:val="single" w:sz="6" w:space="0" w:color="auto"/>
              <w:left w:val="nil"/>
              <w:bottom w:val="single" w:sz="6" w:space="0" w:color="auto"/>
              <w:right w:val="nil"/>
            </w:tcBorders>
          </w:tcPr>
          <w:p w14:paraId="19302AFF" w14:textId="77777777" w:rsidR="000F1EE3" w:rsidRPr="00F13428" w:rsidRDefault="000D0E48">
            <w:pPr>
              <w:jc w:val="left"/>
              <w:rPr>
                <w:sz w:val="24"/>
                <w:szCs w:val="24"/>
              </w:rPr>
            </w:pPr>
            <w:r w:rsidRPr="00F13428">
              <w:rPr>
                <w:b/>
                <w:bCs/>
                <w:sz w:val="24"/>
                <w:szCs w:val="24"/>
              </w:rPr>
              <w:t>Key Innovation</w:t>
            </w:r>
          </w:p>
        </w:tc>
      </w:tr>
      <w:tr w:rsidR="0091190D" w:rsidRPr="00F13428" w14:paraId="0C61CE66" w14:textId="77777777" w:rsidTr="001B1CAD">
        <w:tc>
          <w:tcPr>
            <w:tcW w:w="1844" w:type="dxa"/>
            <w:tcBorders>
              <w:top w:val="nil"/>
              <w:left w:val="nil"/>
              <w:bottom w:val="nil"/>
              <w:right w:val="nil"/>
            </w:tcBorders>
          </w:tcPr>
          <w:p w14:paraId="37784233" w14:textId="2AE25F73" w:rsidR="000F1EE3" w:rsidRPr="00F13428" w:rsidRDefault="000D0E48">
            <w:pPr>
              <w:jc w:val="left"/>
              <w:rPr>
                <w:sz w:val="24"/>
                <w:szCs w:val="24"/>
                <w:highlight w:val="darkGray"/>
              </w:rPr>
            </w:pPr>
            <w:r w:rsidRPr="00F13428">
              <w:rPr>
                <w:sz w:val="24"/>
                <w:szCs w:val="24"/>
                <w:highlight w:val="darkGray"/>
              </w:rPr>
              <w:t xml:space="preserve"> Blei et al. [</w:t>
            </w:r>
            <w:r w:rsidRPr="00F13428">
              <w:rPr>
                <w:sz w:val="24"/>
                <w:szCs w:val="24"/>
                <w:highlight w:val="darkGray"/>
              </w:rPr>
              <w:fldChar w:fldCharType="begin"/>
            </w:r>
            <w:r w:rsidRPr="00F13428">
              <w:rPr>
                <w:sz w:val="24"/>
                <w:szCs w:val="24"/>
                <w:highlight w:val="darkGray"/>
              </w:rPr>
              <w:instrText xml:space="preserve">REF BIB_blei_latent_2003 \* MERGEFORMAT </w:instrText>
            </w:r>
            <w:r w:rsidRPr="00F13428">
              <w:rPr>
                <w:sz w:val="24"/>
                <w:szCs w:val="24"/>
                <w:highlight w:val="darkGray"/>
              </w:rPr>
              <w:fldChar w:fldCharType="separate"/>
            </w:r>
            <w:ins w:id="977" w:author="RONGLI LI" w:date="2026-06-15T18:41:00Z" w16du:dateUtc="2026-06-15T09:41:00Z">
              <w:r w:rsidRPr="000D0E48">
                <w:rPr>
                  <w:sz w:val="24"/>
                  <w:szCs w:val="24"/>
                  <w:highlight w:val="darkGray"/>
                  <w:rPrChange w:id="978" w:author="RONGLI LI" w:date="2026-06-15T18:41:00Z" w16du:dateUtc="2026-06-15T09:41:00Z">
                    <w:rPr>
                      <w:highlight w:val="darkGray"/>
                    </w:rPr>
                  </w:rPrChange>
                </w:rPr>
                <w:t>3</w:t>
              </w:r>
            </w:ins>
            <w:del w:id="979" w:author="RONGLI LI" w:date="2026-06-15T18:41:00Z" w16du:dateUtc="2026-06-15T09:41:00Z">
              <w:r w:rsidRPr="00F13428" w:rsidDel="000D0E48">
                <w:rPr>
                  <w:sz w:val="24"/>
                  <w:szCs w:val="24"/>
                  <w:highlight w:val="darkGray"/>
                </w:rPr>
                <w:delText>3</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1B906B42" w14:textId="77777777" w:rsidR="000F1EE3" w:rsidRPr="00F13428" w:rsidRDefault="000D0E48">
            <w:pPr>
              <w:jc w:val="center"/>
              <w:rPr>
                <w:sz w:val="24"/>
                <w:szCs w:val="24"/>
                <w:highlight w:val="darkGray"/>
              </w:rPr>
            </w:pPr>
            <w:r w:rsidRPr="00F13428">
              <w:rPr>
                <w:sz w:val="24"/>
                <w:szCs w:val="24"/>
                <w:highlight w:val="darkGray"/>
              </w:rPr>
              <w:t>2003</w:t>
            </w:r>
          </w:p>
        </w:tc>
        <w:tc>
          <w:tcPr>
            <w:tcW w:w="1110" w:type="dxa"/>
            <w:tcBorders>
              <w:top w:val="nil"/>
              <w:left w:val="nil"/>
              <w:bottom w:val="nil"/>
              <w:right w:val="nil"/>
            </w:tcBorders>
          </w:tcPr>
          <w:p w14:paraId="0E6F7675" w14:textId="77777777" w:rsidR="000F1EE3" w:rsidRPr="00F13428" w:rsidRDefault="000D0E48">
            <w:pPr>
              <w:jc w:val="left"/>
              <w:rPr>
                <w:sz w:val="24"/>
                <w:szCs w:val="24"/>
                <w:highlight w:val="darkGray"/>
              </w:rPr>
            </w:pPr>
            <w:r w:rsidRPr="00F13428">
              <w:rPr>
                <w:sz w:val="24"/>
                <w:szCs w:val="24"/>
                <w:highlight w:val="darkGray"/>
              </w:rPr>
              <w:t>LDA</w:t>
            </w:r>
          </w:p>
        </w:tc>
        <w:tc>
          <w:tcPr>
            <w:tcW w:w="840" w:type="dxa"/>
            <w:tcBorders>
              <w:top w:val="nil"/>
              <w:left w:val="nil"/>
              <w:bottom w:val="nil"/>
              <w:right w:val="nil"/>
            </w:tcBorders>
          </w:tcPr>
          <w:p w14:paraId="652011CF" w14:textId="77777777" w:rsidR="000F1EE3" w:rsidRPr="00F13428" w:rsidRDefault="000D0E48">
            <w:pPr>
              <w:jc w:val="center"/>
              <w:rPr>
                <w:sz w:val="24"/>
                <w:szCs w:val="24"/>
                <w:highlight w:val="darkGray"/>
              </w:rPr>
            </w:pPr>
            <w:r w:rsidRPr="00F13428">
              <w:rPr>
                <w:sz w:val="24"/>
                <w:szCs w:val="24"/>
                <w:highlight w:val="darkGray"/>
              </w:rPr>
              <w:t>BoW</w:t>
            </w:r>
          </w:p>
        </w:tc>
        <w:tc>
          <w:tcPr>
            <w:tcW w:w="606" w:type="dxa"/>
            <w:tcBorders>
              <w:top w:val="nil"/>
              <w:left w:val="nil"/>
              <w:bottom w:val="nil"/>
              <w:right w:val="nil"/>
            </w:tcBorders>
          </w:tcPr>
          <w:p w14:paraId="1A5831F4"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nil"/>
              <w:right w:val="nil"/>
            </w:tcBorders>
          </w:tcPr>
          <w:p w14:paraId="44812BDE" w14:textId="77777777" w:rsidR="000F1EE3" w:rsidRPr="00F13428" w:rsidRDefault="000D0E48">
            <w:pPr>
              <w:jc w:val="left"/>
              <w:rPr>
                <w:sz w:val="24"/>
                <w:szCs w:val="24"/>
                <w:highlight w:val="darkGray"/>
              </w:rPr>
            </w:pPr>
            <w:r w:rsidRPr="00F13428">
              <w:rPr>
                <w:sz w:val="24"/>
                <w:szCs w:val="24"/>
                <w:highlight w:val="darkGray"/>
              </w:rPr>
              <w:t>General</w:t>
            </w:r>
          </w:p>
        </w:tc>
        <w:tc>
          <w:tcPr>
            <w:tcW w:w="1707" w:type="dxa"/>
            <w:tcBorders>
              <w:top w:val="nil"/>
              <w:left w:val="nil"/>
              <w:bottom w:val="nil"/>
              <w:right w:val="nil"/>
            </w:tcBorders>
          </w:tcPr>
          <w:p w14:paraId="2A7CAF67" w14:textId="77777777" w:rsidR="000F1EE3" w:rsidRPr="00F13428" w:rsidRDefault="000D0E48">
            <w:pPr>
              <w:jc w:val="left"/>
              <w:rPr>
                <w:sz w:val="24"/>
                <w:szCs w:val="24"/>
              </w:rPr>
            </w:pPr>
            <w:r w:rsidRPr="00F13428">
              <w:rPr>
                <w:sz w:val="24"/>
                <w:szCs w:val="24"/>
              </w:rPr>
              <w:t>Probabilistic topic models</w:t>
            </w:r>
          </w:p>
        </w:tc>
      </w:tr>
      <w:tr w:rsidR="0091190D" w:rsidRPr="00F13428" w14:paraId="3F3DE969" w14:textId="77777777" w:rsidTr="001B1CAD">
        <w:tc>
          <w:tcPr>
            <w:tcW w:w="1844" w:type="dxa"/>
            <w:tcBorders>
              <w:top w:val="nil"/>
              <w:left w:val="nil"/>
              <w:bottom w:val="nil"/>
              <w:right w:val="nil"/>
            </w:tcBorders>
          </w:tcPr>
          <w:p w14:paraId="1F37D993" w14:textId="69C01618" w:rsidR="000F1EE3" w:rsidRPr="00F13428" w:rsidRDefault="000D0E48">
            <w:pPr>
              <w:jc w:val="left"/>
              <w:rPr>
                <w:sz w:val="24"/>
                <w:szCs w:val="24"/>
                <w:highlight w:val="darkGray"/>
              </w:rPr>
            </w:pPr>
            <w:r w:rsidRPr="00F13428">
              <w:rPr>
                <w:sz w:val="24"/>
                <w:szCs w:val="24"/>
                <w:highlight w:val="darkGray"/>
              </w:rPr>
              <w:t>Yu et al. [</w:t>
            </w:r>
            <w:r w:rsidRPr="00F13428">
              <w:rPr>
                <w:sz w:val="24"/>
                <w:szCs w:val="24"/>
                <w:highlight w:val="darkGray"/>
              </w:rPr>
              <w:fldChar w:fldCharType="begin"/>
            </w:r>
            <w:r w:rsidRPr="00F13428">
              <w:rPr>
                <w:sz w:val="24"/>
                <w:szCs w:val="24"/>
                <w:highlight w:val="darkGray"/>
              </w:rPr>
              <w:instrText xml:space="preserve">REF BIB_yu_improving_2016 \* MERGEFORMAT </w:instrText>
            </w:r>
            <w:r w:rsidRPr="00F13428">
              <w:rPr>
                <w:sz w:val="24"/>
                <w:szCs w:val="24"/>
                <w:highlight w:val="darkGray"/>
              </w:rPr>
              <w:fldChar w:fldCharType="separate"/>
            </w:r>
            <w:ins w:id="980" w:author="RONGLI LI" w:date="2026-06-15T18:41:00Z" w16du:dateUtc="2026-06-15T09:41:00Z">
              <w:r w:rsidRPr="000D0E48">
                <w:rPr>
                  <w:sz w:val="24"/>
                  <w:szCs w:val="24"/>
                  <w:highlight w:val="darkGray"/>
                  <w:rPrChange w:id="981" w:author="RONGLI LI" w:date="2026-06-15T18:41:00Z" w16du:dateUtc="2026-06-15T09:41:00Z">
                    <w:rPr>
                      <w:highlight w:val="darkGray"/>
                    </w:rPr>
                  </w:rPrChange>
                </w:rPr>
                <w:t>16</w:t>
              </w:r>
            </w:ins>
            <w:del w:id="982" w:author="RONGLI LI" w:date="2026-06-15T18:41:00Z" w16du:dateUtc="2026-06-15T09:41:00Z">
              <w:r w:rsidRPr="00F13428" w:rsidDel="000D0E48">
                <w:rPr>
                  <w:sz w:val="24"/>
                  <w:szCs w:val="24"/>
                  <w:highlight w:val="darkGray"/>
                </w:rPr>
                <w:delText>16</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3CA2B0EC" w14:textId="77777777" w:rsidR="000F1EE3" w:rsidRPr="00F13428" w:rsidRDefault="000D0E48">
            <w:pPr>
              <w:jc w:val="center"/>
              <w:rPr>
                <w:sz w:val="24"/>
                <w:szCs w:val="24"/>
                <w:highlight w:val="darkGray"/>
              </w:rPr>
            </w:pPr>
            <w:r w:rsidRPr="00F13428">
              <w:rPr>
                <w:sz w:val="24"/>
                <w:szCs w:val="24"/>
                <w:highlight w:val="darkGray"/>
              </w:rPr>
              <w:t>2016</w:t>
            </w:r>
          </w:p>
        </w:tc>
        <w:tc>
          <w:tcPr>
            <w:tcW w:w="1110" w:type="dxa"/>
            <w:tcBorders>
              <w:top w:val="nil"/>
              <w:left w:val="nil"/>
              <w:bottom w:val="nil"/>
              <w:right w:val="nil"/>
            </w:tcBorders>
          </w:tcPr>
          <w:p w14:paraId="486A2361" w14:textId="77777777" w:rsidR="000F1EE3" w:rsidRPr="00F13428" w:rsidRDefault="000D0E48">
            <w:pPr>
              <w:jc w:val="left"/>
              <w:rPr>
                <w:sz w:val="24"/>
                <w:szCs w:val="24"/>
                <w:highlight w:val="darkGray"/>
              </w:rPr>
            </w:pPr>
            <w:r w:rsidRPr="00F13428">
              <w:rPr>
                <w:sz w:val="24"/>
                <w:szCs w:val="24"/>
                <w:highlight w:val="darkGray"/>
              </w:rPr>
              <w:t>TopicalMeSH</w:t>
            </w:r>
          </w:p>
        </w:tc>
        <w:tc>
          <w:tcPr>
            <w:tcW w:w="840" w:type="dxa"/>
            <w:tcBorders>
              <w:top w:val="nil"/>
              <w:left w:val="nil"/>
              <w:bottom w:val="nil"/>
              <w:right w:val="nil"/>
            </w:tcBorders>
          </w:tcPr>
          <w:p w14:paraId="2ADC0B51" w14:textId="77777777" w:rsidR="000F1EE3" w:rsidRPr="00F13428" w:rsidRDefault="000D0E48">
            <w:pPr>
              <w:jc w:val="center"/>
              <w:rPr>
                <w:sz w:val="24"/>
                <w:szCs w:val="24"/>
                <w:highlight w:val="darkGray"/>
              </w:rPr>
            </w:pPr>
            <w:r w:rsidRPr="00F13428">
              <w:rPr>
                <w:sz w:val="24"/>
                <w:szCs w:val="24"/>
                <w:highlight w:val="darkGray"/>
              </w:rPr>
              <w:t>Word2Vec</w:t>
            </w:r>
          </w:p>
        </w:tc>
        <w:tc>
          <w:tcPr>
            <w:tcW w:w="606" w:type="dxa"/>
            <w:tcBorders>
              <w:top w:val="nil"/>
              <w:left w:val="nil"/>
              <w:bottom w:val="nil"/>
              <w:right w:val="nil"/>
            </w:tcBorders>
          </w:tcPr>
          <w:p w14:paraId="56AAFC6A" w14:textId="77777777" w:rsidR="000F1EE3" w:rsidRPr="00F13428" w:rsidRDefault="000D0E48">
            <w:pPr>
              <w:jc w:val="center"/>
              <w:rPr>
                <w:sz w:val="24"/>
                <w:szCs w:val="24"/>
                <w:highlight w:val="darkGray"/>
              </w:rPr>
            </w:pPr>
            <w:r w:rsidRPr="00F13428">
              <w:rPr>
                <w:sz w:val="24"/>
                <w:szCs w:val="24"/>
                <w:highlight w:val="darkGray"/>
              </w:rPr>
              <w:t>Yes</w:t>
            </w:r>
          </w:p>
        </w:tc>
        <w:tc>
          <w:tcPr>
            <w:tcW w:w="840" w:type="dxa"/>
            <w:tcBorders>
              <w:top w:val="nil"/>
              <w:left w:val="nil"/>
              <w:bottom w:val="nil"/>
              <w:right w:val="nil"/>
            </w:tcBorders>
          </w:tcPr>
          <w:p w14:paraId="78A24E1D" w14:textId="77777777" w:rsidR="000F1EE3" w:rsidRPr="00F13428" w:rsidRDefault="000D0E48">
            <w:pPr>
              <w:jc w:val="left"/>
              <w:rPr>
                <w:sz w:val="24"/>
                <w:szCs w:val="24"/>
                <w:highlight w:val="darkGray"/>
              </w:rPr>
            </w:pPr>
            <w:r w:rsidRPr="00F13428">
              <w:rPr>
                <w:sz w:val="24"/>
                <w:szCs w:val="24"/>
                <w:highlight w:val="darkGray"/>
              </w:rPr>
              <w:t>Biomedical</w:t>
            </w:r>
          </w:p>
        </w:tc>
        <w:tc>
          <w:tcPr>
            <w:tcW w:w="1707" w:type="dxa"/>
            <w:tcBorders>
              <w:top w:val="nil"/>
              <w:left w:val="nil"/>
              <w:bottom w:val="nil"/>
              <w:right w:val="nil"/>
            </w:tcBorders>
          </w:tcPr>
          <w:p w14:paraId="059BA60D" w14:textId="77777777" w:rsidR="000F1EE3" w:rsidRPr="00F13428" w:rsidRDefault="000D0E48">
            <w:pPr>
              <w:jc w:val="left"/>
              <w:rPr>
                <w:sz w:val="24"/>
                <w:szCs w:val="24"/>
              </w:rPr>
            </w:pPr>
            <w:r w:rsidRPr="00F13428">
              <w:rPr>
                <w:sz w:val="24"/>
                <w:szCs w:val="24"/>
              </w:rPr>
              <w:t>MeSH-based representation</w:t>
            </w:r>
          </w:p>
        </w:tc>
      </w:tr>
      <w:tr w:rsidR="0091190D" w:rsidRPr="00F13428" w14:paraId="58861D9C" w14:textId="77777777" w:rsidTr="001B1CAD">
        <w:tc>
          <w:tcPr>
            <w:tcW w:w="1844" w:type="dxa"/>
            <w:tcBorders>
              <w:top w:val="nil"/>
              <w:left w:val="nil"/>
              <w:bottom w:val="nil"/>
              <w:right w:val="nil"/>
            </w:tcBorders>
          </w:tcPr>
          <w:p w14:paraId="45302CD2" w14:textId="710E3EF7" w:rsidR="000F1EE3" w:rsidRPr="00F13428" w:rsidRDefault="000D0E48">
            <w:pPr>
              <w:jc w:val="left"/>
              <w:rPr>
                <w:sz w:val="24"/>
                <w:szCs w:val="24"/>
                <w:highlight w:val="darkGray"/>
              </w:rPr>
            </w:pPr>
            <w:r w:rsidRPr="00F13428">
              <w:rPr>
                <w:sz w:val="24"/>
                <w:szCs w:val="24"/>
                <w:highlight w:val="darkGray"/>
              </w:rPr>
              <w:t>Dieng et al. [</w:t>
            </w:r>
            <w:r w:rsidRPr="00F13428">
              <w:rPr>
                <w:sz w:val="24"/>
                <w:szCs w:val="24"/>
                <w:highlight w:val="darkGray"/>
              </w:rPr>
              <w:fldChar w:fldCharType="begin"/>
            </w:r>
            <w:r w:rsidRPr="00F13428">
              <w:rPr>
                <w:sz w:val="24"/>
                <w:szCs w:val="24"/>
                <w:highlight w:val="darkGray"/>
              </w:rPr>
              <w:instrText xml:space="preserve">REF BIB_dieng_topic_2020 \* MERGEFORMAT </w:instrText>
            </w:r>
            <w:r w:rsidRPr="00F13428">
              <w:rPr>
                <w:sz w:val="24"/>
                <w:szCs w:val="24"/>
                <w:highlight w:val="darkGray"/>
              </w:rPr>
              <w:fldChar w:fldCharType="separate"/>
            </w:r>
            <w:ins w:id="983" w:author="RONGLI LI" w:date="2026-06-15T18:41:00Z" w16du:dateUtc="2026-06-15T09:41:00Z">
              <w:r w:rsidRPr="000D0E48">
                <w:rPr>
                  <w:sz w:val="24"/>
                  <w:szCs w:val="24"/>
                  <w:highlight w:val="darkGray"/>
                  <w:rPrChange w:id="984" w:author="RONGLI LI" w:date="2026-06-15T18:41:00Z" w16du:dateUtc="2026-06-15T09:41:00Z">
                    <w:rPr>
                      <w:highlight w:val="darkGray"/>
                    </w:rPr>
                  </w:rPrChange>
                </w:rPr>
                <w:t>8</w:t>
              </w:r>
            </w:ins>
            <w:del w:id="985" w:author="RONGLI LI" w:date="2026-06-15T18:41:00Z" w16du:dateUtc="2026-06-15T09:41:00Z">
              <w:r w:rsidRPr="00F13428" w:rsidDel="000D0E48">
                <w:rPr>
                  <w:sz w:val="24"/>
                  <w:szCs w:val="24"/>
                  <w:highlight w:val="darkGray"/>
                </w:rPr>
                <w:delText>8</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64345FA9" w14:textId="77777777" w:rsidR="000F1EE3" w:rsidRPr="00F13428" w:rsidRDefault="000D0E48">
            <w:pPr>
              <w:jc w:val="center"/>
              <w:rPr>
                <w:sz w:val="24"/>
                <w:szCs w:val="24"/>
                <w:highlight w:val="darkGray"/>
              </w:rPr>
            </w:pPr>
            <w:r w:rsidRPr="00F13428">
              <w:rPr>
                <w:sz w:val="24"/>
                <w:szCs w:val="24"/>
                <w:highlight w:val="darkGray"/>
              </w:rPr>
              <w:t>2020</w:t>
            </w:r>
          </w:p>
        </w:tc>
        <w:tc>
          <w:tcPr>
            <w:tcW w:w="1110" w:type="dxa"/>
            <w:tcBorders>
              <w:top w:val="nil"/>
              <w:left w:val="nil"/>
              <w:bottom w:val="nil"/>
              <w:right w:val="nil"/>
            </w:tcBorders>
          </w:tcPr>
          <w:p w14:paraId="4846BB66" w14:textId="77777777" w:rsidR="000F1EE3" w:rsidRPr="00F13428" w:rsidRDefault="000D0E48">
            <w:pPr>
              <w:jc w:val="left"/>
              <w:rPr>
                <w:sz w:val="24"/>
                <w:szCs w:val="24"/>
                <w:highlight w:val="darkGray"/>
              </w:rPr>
            </w:pPr>
            <w:r w:rsidRPr="00F13428">
              <w:rPr>
                <w:sz w:val="24"/>
                <w:szCs w:val="24"/>
                <w:highlight w:val="darkGray"/>
              </w:rPr>
              <w:t>ETM</w:t>
            </w:r>
          </w:p>
        </w:tc>
        <w:tc>
          <w:tcPr>
            <w:tcW w:w="840" w:type="dxa"/>
            <w:tcBorders>
              <w:top w:val="nil"/>
              <w:left w:val="nil"/>
              <w:bottom w:val="nil"/>
              <w:right w:val="nil"/>
            </w:tcBorders>
          </w:tcPr>
          <w:p w14:paraId="5C900C33" w14:textId="77777777" w:rsidR="000F1EE3" w:rsidRPr="00F13428" w:rsidRDefault="000D0E48">
            <w:pPr>
              <w:jc w:val="center"/>
              <w:rPr>
                <w:sz w:val="24"/>
                <w:szCs w:val="24"/>
                <w:highlight w:val="darkGray"/>
              </w:rPr>
            </w:pPr>
            <w:r w:rsidRPr="00F13428">
              <w:rPr>
                <w:sz w:val="24"/>
                <w:szCs w:val="24"/>
                <w:highlight w:val="darkGray"/>
              </w:rPr>
              <w:t>Word2Vec</w:t>
            </w:r>
          </w:p>
        </w:tc>
        <w:tc>
          <w:tcPr>
            <w:tcW w:w="606" w:type="dxa"/>
            <w:tcBorders>
              <w:top w:val="nil"/>
              <w:left w:val="nil"/>
              <w:bottom w:val="nil"/>
              <w:right w:val="nil"/>
            </w:tcBorders>
          </w:tcPr>
          <w:p w14:paraId="1D30D9B2"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nil"/>
              <w:right w:val="nil"/>
            </w:tcBorders>
          </w:tcPr>
          <w:p w14:paraId="761C3AFB" w14:textId="77777777" w:rsidR="000F1EE3" w:rsidRPr="00F13428" w:rsidRDefault="000D0E48">
            <w:pPr>
              <w:jc w:val="left"/>
              <w:rPr>
                <w:sz w:val="24"/>
                <w:szCs w:val="24"/>
                <w:highlight w:val="darkGray"/>
              </w:rPr>
            </w:pPr>
            <w:r w:rsidRPr="00F13428">
              <w:rPr>
                <w:sz w:val="24"/>
                <w:szCs w:val="24"/>
                <w:highlight w:val="darkGray"/>
              </w:rPr>
              <w:t>General</w:t>
            </w:r>
          </w:p>
        </w:tc>
        <w:tc>
          <w:tcPr>
            <w:tcW w:w="1707" w:type="dxa"/>
            <w:tcBorders>
              <w:top w:val="nil"/>
              <w:left w:val="nil"/>
              <w:bottom w:val="nil"/>
              <w:right w:val="nil"/>
            </w:tcBorders>
          </w:tcPr>
          <w:p w14:paraId="340FADAA" w14:textId="77777777" w:rsidR="000F1EE3" w:rsidRPr="00F13428" w:rsidRDefault="000D0E48">
            <w:pPr>
              <w:jc w:val="left"/>
              <w:rPr>
                <w:sz w:val="24"/>
                <w:szCs w:val="24"/>
              </w:rPr>
            </w:pPr>
            <w:r w:rsidRPr="00F13428">
              <w:rPr>
                <w:sz w:val="24"/>
                <w:szCs w:val="24"/>
              </w:rPr>
              <w:t>Embedding topic models</w:t>
            </w:r>
          </w:p>
        </w:tc>
      </w:tr>
      <w:tr w:rsidR="0091190D" w:rsidRPr="00F13428" w14:paraId="3278D918" w14:textId="77777777" w:rsidTr="001B1CAD">
        <w:tc>
          <w:tcPr>
            <w:tcW w:w="1844" w:type="dxa"/>
            <w:tcBorders>
              <w:top w:val="nil"/>
              <w:left w:val="nil"/>
              <w:bottom w:val="nil"/>
              <w:right w:val="nil"/>
            </w:tcBorders>
          </w:tcPr>
          <w:p w14:paraId="2C2AD51F" w14:textId="41192188" w:rsidR="000F1EE3" w:rsidRPr="00F13428" w:rsidRDefault="000D0E48">
            <w:pPr>
              <w:jc w:val="left"/>
              <w:rPr>
                <w:sz w:val="24"/>
                <w:szCs w:val="24"/>
                <w:highlight w:val="darkGray"/>
              </w:rPr>
            </w:pPr>
            <w:r w:rsidRPr="00F13428">
              <w:rPr>
                <w:sz w:val="24"/>
                <w:szCs w:val="24"/>
                <w:highlight w:val="darkGray"/>
              </w:rPr>
              <w:t>Angelov [</w:t>
            </w:r>
            <w:r w:rsidRPr="00F13428">
              <w:rPr>
                <w:sz w:val="24"/>
                <w:szCs w:val="24"/>
                <w:highlight w:val="darkGray"/>
              </w:rPr>
              <w:fldChar w:fldCharType="begin"/>
            </w:r>
            <w:r w:rsidRPr="00F13428">
              <w:rPr>
                <w:sz w:val="24"/>
                <w:szCs w:val="24"/>
                <w:highlight w:val="darkGray"/>
              </w:rPr>
              <w:instrText xml:space="preserve">REF BIB_angelov_top2vec_2020 \* MERGEFORMAT </w:instrText>
            </w:r>
            <w:r w:rsidRPr="00F13428">
              <w:rPr>
                <w:sz w:val="24"/>
                <w:szCs w:val="24"/>
                <w:highlight w:val="darkGray"/>
              </w:rPr>
              <w:fldChar w:fldCharType="separate"/>
            </w:r>
            <w:ins w:id="986" w:author="RONGLI LI" w:date="2026-06-15T18:41:00Z" w16du:dateUtc="2026-06-15T09:41:00Z">
              <w:r w:rsidRPr="000D0E48">
                <w:rPr>
                  <w:sz w:val="24"/>
                  <w:szCs w:val="24"/>
                  <w:highlight w:val="darkGray"/>
                  <w:rPrChange w:id="987" w:author="RONGLI LI" w:date="2026-06-15T18:41:00Z" w16du:dateUtc="2026-06-15T09:41:00Z">
                    <w:rPr>
                      <w:highlight w:val="darkGray"/>
                    </w:rPr>
                  </w:rPrChange>
                </w:rPr>
                <w:t>9</w:t>
              </w:r>
            </w:ins>
            <w:del w:id="988" w:author="RONGLI LI" w:date="2026-06-15T18:41:00Z" w16du:dateUtc="2026-06-15T09:41:00Z">
              <w:r w:rsidRPr="00F13428" w:rsidDel="000D0E48">
                <w:rPr>
                  <w:sz w:val="24"/>
                  <w:szCs w:val="24"/>
                  <w:highlight w:val="darkGray"/>
                </w:rPr>
                <w:delText>9</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023ECBE0" w14:textId="77777777" w:rsidR="000F1EE3" w:rsidRPr="00F13428" w:rsidRDefault="000D0E48">
            <w:pPr>
              <w:jc w:val="center"/>
              <w:rPr>
                <w:sz w:val="24"/>
                <w:szCs w:val="24"/>
                <w:highlight w:val="darkGray"/>
              </w:rPr>
            </w:pPr>
            <w:r w:rsidRPr="00F13428">
              <w:rPr>
                <w:sz w:val="24"/>
                <w:szCs w:val="24"/>
                <w:highlight w:val="darkGray"/>
              </w:rPr>
              <w:t>2020</w:t>
            </w:r>
          </w:p>
        </w:tc>
        <w:tc>
          <w:tcPr>
            <w:tcW w:w="1110" w:type="dxa"/>
            <w:tcBorders>
              <w:top w:val="nil"/>
              <w:left w:val="nil"/>
              <w:bottom w:val="nil"/>
              <w:right w:val="nil"/>
            </w:tcBorders>
          </w:tcPr>
          <w:p w14:paraId="3E1FFA09" w14:textId="77777777" w:rsidR="000F1EE3" w:rsidRPr="00F13428" w:rsidRDefault="000D0E48">
            <w:pPr>
              <w:jc w:val="left"/>
              <w:rPr>
                <w:sz w:val="24"/>
                <w:szCs w:val="24"/>
                <w:highlight w:val="darkGray"/>
              </w:rPr>
            </w:pPr>
            <w:r w:rsidRPr="00F13428">
              <w:rPr>
                <w:sz w:val="24"/>
                <w:szCs w:val="24"/>
                <w:highlight w:val="darkGray"/>
              </w:rPr>
              <w:t>Top2Vec</w:t>
            </w:r>
          </w:p>
        </w:tc>
        <w:tc>
          <w:tcPr>
            <w:tcW w:w="840" w:type="dxa"/>
            <w:tcBorders>
              <w:top w:val="nil"/>
              <w:left w:val="nil"/>
              <w:bottom w:val="nil"/>
              <w:right w:val="nil"/>
            </w:tcBorders>
          </w:tcPr>
          <w:p w14:paraId="6BC804CF" w14:textId="77777777" w:rsidR="000F1EE3" w:rsidRPr="00F13428" w:rsidRDefault="000D0E48">
            <w:pPr>
              <w:jc w:val="center"/>
              <w:rPr>
                <w:sz w:val="24"/>
                <w:szCs w:val="24"/>
                <w:highlight w:val="darkGray"/>
              </w:rPr>
            </w:pPr>
            <w:r w:rsidRPr="00F13428">
              <w:rPr>
                <w:sz w:val="24"/>
                <w:szCs w:val="24"/>
                <w:highlight w:val="darkGray"/>
              </w:rPr>
              <w:t>Doc2Vec</w:t>
            </w:r>
          </w:p>
        </w:tc>
        <w:tc>
          <w:tcPr>
            <w:tcW w:w="606" w:type="dxa"/>
            <w:tcBorders>
              <w:top w:val="nil"/>
              <w:left w:val="nil"/>
              <w:bottom w:val="nil"/>
              <w:right w:val="nil"/>
            </w:tcBorders>
          </w:tcPr>
          <w:p w14:paraId="736D6C5C"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nil"/>
              <w:right w:val="nil"/>
            </w:tcBorders>
          </w:tcPr>
          <w:p w14:paraId="47E30CAB" w14:textId="77777777" w:rsidR="000F1EE3" w:rsidRPr="00F13428" w:rsidRDefault="000D0E48">
            <w:pPr>
              <w:jc w:val="left"/>
              <w:rPr>
                <w:sz w:val="24"/>
                <w:szCs w:val="24"/>
                <w:highlight w:val="darkGray"/>
              </w:rPr>
            </w:pPr>
            <w:r w:rsidRPr="00F13428">
              <w:rPr>
                <w:sz w:val="24"/>
                <w:szCs w:val="24"/>
                <w:highlight w:val="darkGray"/>
              </w:rPr>
              <w:t>General</w:t>
            </w:r>
          </w:p>
        </w:tc>
        <w:tc>
          <w:tcPr>
            <w:tcW w:w="1707" w:type="dxa"/>
            <w:tcBorders>
              <w:top w:val="nil"/>
              <w:left w:val="nil"/>
              <w:bottom w:val="nil"/>
              <w:right w:val="nil"/>
            </w:tcBorders>
          </w:tcPr>
          <w:p w14:paraId="6C69D0B6" w14:textId="77777777" w:rsidR="000F1EE3" w:rsidRPr="00F13428" w:rsidRDefault="000D0E48">
            <w:pPr>
              <w:jc w:val="left"/>
              <w:rPr>
                <w:sz w:val="24"/>
                <w:szCs w:val="24"/>
              </w:rPr>
            </w:pPr>
            <w:r w:rsidRPr="00F13428">
              <w:rPr>
                <w:sz w:val="24"/>
                <w:szCs w:val="24"/>
              </w:rPr>
              <w:t>Joint doc-topic embeddings</w:t>
            </w:r>
          </w:p>
        </w:tc>
      </w:tr>
      <w:tr w:rsidR="0091190D" w:rsidRPr="00F13428" w14:paraId="16CDF484" w14:textId="77777777" w:rsidTr="001B1CAD">
        <w:tc>
          <w:tcPr>
            <w:tcW w:w="1844" w:type="dxa"/>
            <w:tcBorders>
              <w:top w:val="nil"/>
              <w:left w:val="nil"/>
              <w:bottom w:val="nil"/>
              <w:right w:val="nil"/>
            </w:tcBorders>
          </w:tcPr>
          <w:p w14:paraId="612D34AD" w14:textId="75A5714E" w:rsidR="000F1EE3" w:rsidRPr="00F13428" w:rsidRDefault="000D0E48">
            <w:pPr>
              <w:jc w:val="left"/>
              <w:rPr>
                <w:sz w:val="24"/>
                <w:szCs w:val="24"/>
                <w:highlight w:val="darkGray"/>
              </w:rPr>
            </w:pPr>
            <w:r w:rsidRPr="00F13428">
              <w:rPr>
                <w:sz w:val="24"/>
                <w:szCs w:val="24"/>
                <w:highlight w:val="darkGray"/>
              </w:rPr>
              <w:t>Grootendorst [</w:t>
            </w:r>
            <w:r w:rsidRPr="00F13428">
              <w:rPr>
                <w:sz w:val="24"/>
                <w:szCs w:val="24"/>
                <w:highlight w:val="darkGray"/>
              </w:rPr>
              <w:fldChar w:fldCharType="begin"/>
            </w:r>
            <w:r w:rsidRPr="00F13428">
              <w:rPr>
                <w:sz w:val="24"/>
                <w:szCs w:val="24"/>
                <w:highlight w:val="darkGray"/>
              </w:rPr>
              <w:instrText xml:space="preserve">REF BIB_grootendorst_bertopic_2022 \* MERGEFORMAT </w:instrText>
            </w:r>
            <w:r w:rsidRPr="00F13428">
              <w:rPr>
                <w:sz w:val="24"/>
                <w:szCs w:val="24"/>
                <w:highlight w:val="darkGray"/>
              </w:rPr>
              <w:fldChar w:fldCharType="separate"/>
            </w:r>
            <w:ins w:id="989" w:author="RONGLI LI" w:date="2026-06-15T18:41:00Z" w16du:dateUtc="2026-06-15T09:41:00Z">
              <w:r w:rsidRPr="000D0E48">
                <w:rPr>
                  <w:sz w:val="24"/>
                  <w:szCs w:val="24"/>
                  <w:highlight w:val="darkGray"/>
                  <w:rPrChange w:id="990" w:author="RONGLI LI" w:date="2026-06-15T18:41:00Z" w16du:dateUtc="2026-06-15T09:41:00Z">
                    <w:rPr>
                      <w:highlight w:val="darkGray"/>
                    </w:rPr>
                  </w:rPrChange>
                </w:rPr>
                <w:t>13</w:t>
              </w:r>
            </w:ins>
            <w:del w:id="991" w:author="RONGLI LI" w:date="2026-06-15T18:41:00Z" w16du:dateUtc="2026-06-15T09:41:00Z">
              <w:r w:rsidRPr="00F13428" w:rsidDel="000D0E48">
                <w:rPr>
                  <w:sz w:val="24"/>
                  <w:szCs w:val="24"/>
                  <w:highlight w:val="darkGray"/>
                </w:rPr>
                <w:delText>13</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1E4AAB37" w14:textId="77777777" w:rsidR="000F1EE3" w:rsidRPr="00F13428" w:rsidRDefault="000D0E48">
            <w:pPr>
              <w:jc w:val="center"/>
              <w:rPr>
                <w:sz w:val="24"/>
                <w:szCs w:val="24"/>
                <w:highlight w:val="darkGray"/>
              </w:rPr>
            </w:pPr>
            <w:r w:rsidRPr="00F13428">
              <w:rPr>
                <w:sz w:val="24"/>
                <w:szCs w:val="24"/>
                <w:highlight w:val="darkGray"/>
              </w:rPr>
              <w:t>2022</w:t>
            </w:r>
          </w:p>
        </w:tc>
        <w:tc>
          <w:tcPr>
            <w:tcW w:w="1110" w:type="dxa"/>
            <w:tcBorders>
              <w:top w:val="nil"/>
              <w:left w:val="nil"/>
              <w:bottom w:val="nil"/>
              <w:right w:val="nil"/>
            </w:tcBorders>
          </w:tcPr>
          <w:p w14:paraId="319712B5" w14:textId="77777777" w:rsidR="000F1EE3" w:rsidRPr="00F13428" w:rsidRDefault="000D0E48">
            <w:pPr>
              <w:jc w:val="left"/>
              <w:rPr>
                <w:sz w:val="24"/>
                <w:szCs w:val="24"/>
                <w:highlight w:val="darkGray"/>
              </w:rPr>
            </w:pPr>
            <w:r w:rsidRPr="00F13428">
              <w:rPr>
                <w:sz w:val="24"/>
                <w:szCs w:val="24"/>
                <w:highlight w:val="darkGray"/>
              </w:rPr>
              <w:t>BERTopic</w:t>
            </w:r>
          </w:p>
        </w:tc>
        <w:tc>
          <w:tcPr>
            <w:tcW w:w="840" w:type="dxa"/>
            <w:tcBorders>
              <w:top w:val="nil"/>
              <w:left w:val="nil"/>
              <w:bottom w:val="nil"/>
              <w:right w:val="nil"/>
            </w:tcBorders>
          </w:tcPr>
          <w:p w14:paraId="0BB5664D" w14:textId="77777777" w:rsidR="000F1EE3" w:rsidRPr="00F13428" w:rsidRDefault="000D0E48">
            <w:pPr>
              <w:jc w:val="center"/>
              <w:rPr>
                <w:sz w:val="24"/>
                <w:szCs w:val="24"/>
                <w:highlight w:val="darkGray"/>
              </w:rPr>
            </w:pPr>
            <w:r w:rsidRPr="00F13428">
              <w:rPr>
                <w:sz w:val="24"/>
                <w:szCs w:val="24"/>
                <w:highlight w:val="darkGray"/>
              </w:rPr>
              <w:t>SBERT</w:t>
            </w:r>
          </w:p>
        </w:tc>
        <w:tc>
          <w:tcPr>
            <w:tcW w:w="606" w:type="dxa"/>
            <w:tcBorders>
              <w:top w:val="nil"/>
              <w:left w:val="nil"/>
              <w:bottom w:val="nil"/>
              <w:right w:val="nil"/>
            </w:tcBorders>
          </w:tcPr>
          <w:p w14:paraId="49224275"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nil"/>
              <w:right w:val="nil"/>
            </w:tcBorders>
          </w:tcPr>
          <w:p w14:paraId="425C5BF8" w14:textId="77777777" w:rsidR="000F1EE3" w:rsidRPr="00F13428" w:rsidRDefault="000D0E48">
            <w:pPr>
              <w:jc w:val="left"/>
              <w:rPr>
                <w:sz w:val="24"/>
                <w:szCs w:val="24"/>
                <w:highlight w:val="darkGray"/>
              </w:rPr>
            </w:pPr>
            <w:r w:rsidRPr="00F13428">
              <w:rPr>
                <w:sz w:val="24"/>
                <w:szCs w:val="24"/>
                <w:highlight w:val="darkGray"/>
              </w:rPr>
              <w:t>General</w:t>
            </w:r>
          </w:p>
        </w:tc>
        <w:tc>
          <w:tcPr>
            <w:tcW w:w="1707" w:type="dxa"/>
            <w:tcBorders>
              <w:top w:val="nil"/>
              <w:left w:val="nil"/>
              <w:bottom w:val="nil"/>
              <w:right w:val="nil"/>
            </w:tcBorders>
          </w:tcPr>
          <w:p w14:paraId="6C410E49" w14:textId="77777777" w:rsidR="000F1EE3" w:rsidRPr="00F13428" w:rsidRDefault="000D0E48">
            <w:pPr>
              <w:jc w:val="left"/>
              <w:rPr>
                <w:sz w:val="24"/>
                <w:szCs w:val="24"/>
              </w:rPr>
            </w:pPr>
            <w:r w:rsidRPr="00F13428">
              <w:rPr>
                <w:sz w:val="24"/>
                <w:szCs w:val="24"/>
              </w:rPr>
              <w:t>Transformer-based clustering</w:t>
            </w:r>
          </w:p>
        </w:tc>
      </w:tr>
      <w:tr w:rsidR="0091190D" w:rsidRPr="00F13428" w14:paraId="49387BB6" w14:textId="77777777" w:rsidTr="001B1CAD">
        <w:tc>
          <w:tcPr>
            <w:tcW w:w="1844" w:type="dxa"/>
            <w:tcBorders>
              <w:top w:val="nil"/>
              <w:left w:val="nil"/>
              <w:bottom w:val="nil"/>
              <w:right w:val="nil"/>
            </w:tcBorders>
          </w:tcPr>
          <w:p w14:paraId="762A384D" w14:textId="737559A0" w:rsidR="000F1EE3" w:rsidRPr="00F13428" w:rsidRDefault="000D0E48">
            <w:pPr>
              <w:jc w:val="left"/>
              <w:rPr>
                <w:sz w:val="24"/>
                <w:szCs w:val="24"/>
                <w:highlight w:val="darkGray"/>
              </w:rPr>
            </w:pPr>
            <w:r w:rsidRPr="00F13428">
              <w:rPr>
                <w:sz w:val="24"/>
                <w:szCs w:val="24"/>
                <w:highlight w:val="darkGray"/>
              </w:rPr>
              <w:t>Wang et al. [</w:t>
            </w:r>
            <w:r w:rsidRPr="00F13428">
              <w:rPr>
                <w:sz w:val="24"/>
                <w:szCs w:val="24"/>
                <w:highlight w:val="darkGray"/>
              </w:rPr>
              <w:fldChar w:fldCharType="begin"/>
            </w:r>
            <w:r w:rsidRPr="00F13428">
              <w:rPr>
                <w:sz w:val="24"/>
                <w:szCs w:val="24"/>
                <w:highlight w:val="darkGray"/>
              </w:rPr>
              <w:instrText xml:space="preserve">REF BIB_wang_graph_embedded_2022 \* MERGEFORMAT </w:instrText>
            </w:r>
            <w:r w:rsidRPr="00F13428">
              <w:rPr>
                <w:sz w:val="24"/>
                <w:szCs w:val="24"/>
                <w:highlight w:val="darkGray"/>
              </w:rPr>
              <w:fldChar w:fldCharType="separate"/>
            </w:r>
            <w:ins w:id="992" w:author="RONGLI LI" w:date="2026-06-15T18:41:00Z" w16du:dateUtc="2026-06-15T09:41:00Z">
              <w:r w:rsidRPr="000D0E48">
                <w:rPr>
                  <w:sz w:val="24"/>
                  <w:szCs w:val="24"/>
                  <w:highlight w:val="darkGray"/>
                  <w:rPrChange w:id="993" w:author="RONGLI LI" w:date="2026-06-15T18:41:00Z" w16du:dateUtc="2026-06-15T09:41:00Z">
                    <w:rPr>
                      <w:highlight w:val="darkGray"/>
                    </w:rPr>
                  </w:rPrChange>
                </w:rPr>
                <w:t>19</w:t>
              </w:r>
            </w:ins>
            <w:del w:id="994" w:author="RONGLI LI" w:date="2026-06-15T18:41:00Z" w16du:dateUtc="2026-06-15T09:41:00Z">
              <w:r w:rsidRPr="00F13428" w:rsidDel="000D0E48">
                <w:rPr>
                  <w:sz w:val="24"/>
                  <w:szCs w:val="24"/>
                  <w:highlight w:val="darkGray"/>
                </w:rPr>
                <w:delText>19</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nil"/>
              <w:right w:val="nil"/>
            </w:tcBorders>
          </w:tcPr>
          <w:p w14:paraId="4CBEE5B2" w14:textId="77777777" w:rsidR="000F1EE3" w:rsidRPr="00F13428" w:rsidRDefault="000D0E48">
            <w:pPr>
              <w:jc w:val="center"/>
              <w:rPr>
                <w:sz w:val="24"/>
                <w:szCs w:val="24"/>
                <w:highlight w:val="darkGray"/>
              </w:rPr>
            </w:pPr>
            <w:r w:rsidRPr="00F13428">
              <w:rPr>
                <w:sz w:val="24"/>
                <w:szCs w:val="24"/>
                <w:highlight w:val="darkGray"/>
              </w:rPr>
              <w:t>2022</w:t>
            </w:r>
          </w:p>
        </w:tc>
        <w:tc>
          <w:tcPr>
            <w:tcW w:w="1110" w:type="dxa"/>
            <w:tcBorders>
              <w:top w:val="nil"/>
              <w:left w:val="nil"/>
              <w:bottom w:val="nil"/>
              <w:right w:val="nil"/>
            </w:tcBorders>
          </w:tcPr>
          <w:p w14:paraId="527EC417" w14:textId="77777777" w:rsidR="000F1EE3" w:rsidRPr="00F13428" w:rsidRDefault="000D0E48">
            <w:pPr>
              <w:jc w:val="left"/>
              <w:rPr>
                <w:sz w:val="24"/>
                <w:szCs w:val="24"/>
                <w:highlight w:val="darkGray"/>
              </w:rPr>
            </w:pPr>
            <w:r w:rsidRPr="00F13428">
              <w:rPr>
                <w:sz w:val="24"/>
                <w:szCs w:val="24"/>
                <w:highlight w:val="darkGray"/>
              </w:rPr>
              <w:t>GraphTM</w:t>
            </w:r>
          </w:p>
        </w:tc>
        <w:tc>
          <w:tcPr>
            <w:tcW w:w="840" w:type="dxa"/>
            <w:tcBorders>
              <w:top w:val="nil"/>
              <w:left w:val="nil"/>
              <w:bottom w:val="nil"/>
              <w:right w:val="nil"/>
            </w:tcBorders>
          </w:tcPr>
          <w:p w14:paraId="64358BCE" w14:textId="77777777" w:rsidR="000F1EE3" w:rsidRPr="00F13428" w:rsidRDefault="000D0E48">
            <w:pPr>
              <w:jc w:val="center"/>
              <w:rPr>
                <w:sz w:val="24"/>
                <w:szCs w:val="24"/>
                <w:highlight w:val="darkGray"/>
              </w:rPr>
            </w:pPr>
            <w:r w:rsidRPr="00F13428">
              <w:rPr>
                <w:sz w:val="24"/>
                <w:szCs w:val="24"/>
                <w:highlight w:val="darkGray"/>
              </w:rPr>
              <w:t>GNN</w:t>
            </w:r>
          </w:p>
        </w:tc>
        <w:tc>
          <w:tcPr>
            <w:tcW w:w="606" w:type="dxa"/>
            <w:tcBorders>
              <w:top w:val="nil"/>
              <w:left w:val="nil"/>
              <w:bottom w:val="nil"/>
              <w:right w:val="nil"/>
            </w:tcBorders>
          </w:tcPr>
          <w:p w14:paraId="75415BCA"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nil"/>
              <w:right w:val="nil"/>
            </w:tcBorders>
          </w:tcPr>
          <w:p w14:paraId="676B3B2F" w14:textId="77777777" w:rsidR="000F1EE3" w:rsidRPr="00F13428" w:rsidRDefault="000D0E48">
            <w:pPr>
              <w:jc w:val="left"/>
              <w:rPr>
                <w:sz w:val="24"/>
                <w:szCs w:val="24"/>
                <w:highlight w:val="darkGray"/>
              </w:rPr>
            </w:pPr>
            <w:r w:rsidRPr="00F13428">
              <w:rPr>
                <w:sz w:val="24"/>
                <w:szCs w:val="24"/>
                <w:highlight w:val="darkGray"/>
              </w:rPr>
              <w:t>Biomedical</w:t>
            </w:r>
          </w:p>
        </w:tc>
        <w:tc>
          <w:tcPr>
            <w:tcW w:w="1707" w:type="dxa"/>
            <w:tcBorders>
              <w:top w:val="nil"/>
              <w:left w:val="nil"/>
              <w:bottom w:val="nil"/>
              <w:right w:val="nil"/>
            </w:tcBorders>
          </w:tcPr>
          <w:p w14:paraId="17CA5C02" w14:textId="77777777" w:rsidR="000F1EE3" w:rsidRPr="00F13428" w:rsidRDefault="000D0E48">
            <w:pPr>
              <w:jc w:val="left"/>
              <w:rPr>
                <w:sz w:val="24"/>
                <w:szCs w:val="24"/>
              </w:rPr>
            </w:pPr>
            <w:r w:rsidRPr="00F13428">
              <w:rPr>
                <w:sz w:val="24"/>
                <w:szCs w:val="24"/>
              </w:rPr>
              <w:t>Graph neural networks</w:t>
            </w:r>
          </w:p>
        </w:tc>
      </w:tr>
      <w:tr w:rsidR="0091190D" w:rsidRPr="00F13428" w14:paraId="214AEB2C" w14:textId="77777777" w:rsidTr="001B1CAD">
        <w:tc>
          <w:tcPr>
            <w:tcW w:w="1844" w:type="dxa"/>
            <w:tcBorders>
              <w:top w:val="nil"/>
              <w:left w:val="nil"/>
              <w:bottom w:val="single" w:sz="6" w:space="0" w:color="auto"/>
              <w:right w:val="nil"/>
            </w:tcBorders>
          </w:tcPr>
          <w:p w14:paraId="16EEDDCB" w14:textId="176208E7" w:rsidR="000F1EE3" w:rsidRPr="00F13428" w:rsidRDefault="000D0E48">
            <w:pPr>
              <w:jc w:val="left"/>
              <w:rPr>
                <w:sz w:val="24"/>
                <w:szCs w:val="24"/>
                <w:highlight w:val="darkGray"/>
              </w:rPr>
            </w:pPr>
            <w:r w:rsidRPr="00F13428">
              <w:rPr>
                <w:sz w:val="24"/>
                <w:szCs w:val="24"/>
                <w:highlight w:val="darkGray"/>
              </w:rPr>
              <w:t>Lezhnina [</w:t>
            </w:r>
            <w:r w:rsidRPr="00F13428">
              <w:rPr>
                <w:sz w:val="24"/>
                <w:szCs w:val="24"/>
                <w:highlight w:val="darkGray"/>
              </w:rPr>
              <w:fldChar w:fldCharType="begin"/>
            </w:r>
            <w:r w:rsidRPr="00F13428">
              <w:rPr>
                <w:sz w:val="24"/>
                <w:szCs w:val="24"/>
                <w:highlight w:val="darkGray"/>
              </w:rPr>
              <w:instrText xml:space="preserve">REF BIB_lezhnina_depression_2023 \* MERGEFORMAT </w:instrText>
            </w:r>
            <w:r w:rsidRPr="00F13428">
              <w:rPr>
                <w:sz w:val="24"/>
                <w:szCs w:val="24"/>
                <w:highlight w:val="darkGray"/>
              </w:rPr>
              <w:fldChar w:fldCharType="separate"/>
            </w:r>
            <w:ins w:id="995" w:author="RONGLI LI" w:date="2026-06-15T18:41:00Z" w16du:dateUtc="2026-06-15T09:41:00Z">
              <w:r w:rsidRPr="000D0E48">
                <w:rPr>
                  <w:sz w:val="24"/>
                  <w:szCs w:val="24"/>
                  <w:highlight w:val="darkGray"/>
                  <w:rPrChange w:id="996" w:author="RONGLI LI" w:date="2026-06-15T18:41:00Z" w16du:dateUtc="2026-06-15T09:41:00Z">
                    <w:rPr>
                      <w:highlight w:val="darkGray"/>
                    </w:rPr>
                  </w:rPrChange>
                </w:rPr>
                <w:t>18</w:t>
              </w:r>
            </w:ins>
            <w:del w:id="997" w:author="RONGLI LI" w:date="2026-06-15T18:41:00Z" w16du:dateUtc="2026-06-15T09:41:00Z">
              <w:r w:rsidRPr="00F13428" w:rsidDel="000D0E48">
                <w:rPr>
                  <w:sz w:val="24"/>
                  <w:szCs w:val="24"/>
                  <w:highlight w:val="darkGray"/>
                </w:rPr>
                <w:delText>18</w:delText>
              </w:r>
            </w:del>
            <w:r w:rsidRPr="00F13428">
              <w:rPr>
                <w:sz w:val="24"/>
                <w:szCs w:val="24"/>
                <w:highlight w:val="darkGray"/>
              </w:rPr>
              <w:fldChar w:fldCharType="end"/>
            </w:r>
            <w:r w:rsidRPr="00F13428">
              <w:rPr>
                <w:sz w:val="24"/>
                <w:szCs w:val="24"/>
                <w:highlight w:val="darkGray"/>
              </w:rPr>
              <w:t>]</w:t>
            </w:r>
          </w:p>
        </w:tc>
        <w:tc>
          <w:tcPr>
            <w:tcW w:w="708" w:type="dxa"/>
            <w:tcBorders>
              <w:top w:val="nil"/>
              <w:left w:val="nil"/>
              <w:bottom w:val="single" w:sz="6" w:space="0" w:color="auto"/>
              <w:right w:val="nil"/>
            </w:tcBorders>
          </w:tcPr>
          <w:p w14:paraId="64BF8511" w14:textId="77777777" w:rsidR="000F1EE3" w:rsidRPr="00F13428" w:rsidRDefault="000D0E48">
            <w:pPr>
              <w:jc w:val="center"/>
              <w:rPr>
                <w:sz w:val="24"/>
                <w:szCs w:val="24"/>
                <w:highlight w:val="darkGray"/>
              </w:rPr>
            </w:pPr>
            <w:r w:rsidRPr="00F13428">
              <w:rPr>
                <w:sz w:val="24"/>
                <w:szCs w:val="24"/>
                <w:highlight w:val="darkGray"/>
              </w:rPr>
              <w:t>2023</w:t>
            </w:r>
          </w:p>
        </w:tc>
        <w:tc>
          <w:tcPr>
            <w:tcW w:w="1110" w:type="dxa"/>
            <w:tcBorders>
              <w:top w:val="nil"/>
              <w:left w:val="nil"/>
              <w:bottom w:val="single" w:sz="6" w:space="0" w:color="auto"/>
              <w:right w:val="nil"/>
            </w:tcBorders>
          </w:tcPr>
          <w:p w14:paraId="2260D297" w14:textId="77777777" w:rsidR="000F1EE3" w:rsidRPr="00F13428" w:rsidRDefault="000D0E48">
            <w:pPr>
              <w:jc w:val="left"/>
              <w:rPr>
                <w:sz w:val="24"/>
                <w:szCs w:val="24"/>
                <w:highlight w:val="darkGray"/>
              </w:rPr>
            </w:pPr>
            <w:r w:rsidRPr="00F13428">
              <w:rPr>
                <w:sz w:val="24"/>
                <w:szCs w:val="24"/>
                <w:highlight w:val="darkGray"/>
              </w:rPr>
              <w:t>BERTopic</w:t>
            </w:r>
          </w:p>
        </w:tc>
        <w:tc>
          <w:tcPr>
            <w:tcW w:w="840" w:type="dxa"/>
            <w:tcBorders>
              <w:top w:val="nil"/>
              <w:left w:val="nil"/>
              <w:bottom w:val="single" w:sz="6" w:space="0" w:color="auto"/>
              <w:right w:val="nil"/>
            </w:tcBorders>
          </w:tcPr>
          <w:p w14:paraId="777BB688" w14:textId="77777777" w:rsidR="000F1EE3" w:rsidRPr="00F13428" w:rsidRDefault="000D0E48">
            <w:pPr>
              <w:jc w:val="center"/>
              <w:rPr>
                <w:sz w:val="24"/>
                <w:szCs w:val="24"/>
                <w:highlight w:val="darkGray"/>
              </w:rPr>
            </w:pPr>
            <w:r w:rsidRPr="00F13428">
              <w:rPr>
                <w:sz w:val="24"/>
                <w:szCs w:val="24"/>
                <w:highlight w:val="darkGray"/>
              </w:rPr>
              <w:t>MiniLM</w:t>
            </w:r>
          </w:p>
        </w:tc>
        <w:tc>
          <w:tcPr>
            <w:tcW w:w="606" w:type="dxa"/>
            <w:tcBorders>
              <w:top w:val="nil"/>
              <w:left w:val="nil"/>
              <w:bottom w:val="single" w:sz="6" w:space="0" w:color="auto"/>
              <w:right w:val="nil"/>
            </w:tcBorders>
          </w:tcPr>
          <w:p w14:paraId="60166AC7" w14:textId="77777777" w:rsidR="000F1EE3" w:rsidRPr="00F13428" w:rsidRDefault="000D0E48">
            <w:pPr>
              <w:jc w:val="center"/>
              <w:rPr>
                <w:sz w:val="24"/>
                <w:szCs w:val="24"/>
                <w:highlight w:val="darkGray"/>
              </w:rPr>
            </w:pPr>
            <w:r w:rsidRPr="00F13428">
              <w:rPr>
                <w:sz w:val="24"/>
                <w:szCs w:val="24"/>
                <w:highlight w:val="darkGray"/>
              </w:rPr>
              <w:t>No</w:t>
            </w:r>
          </w:p>
        </w:tc>
        <w:tc>
          <w:tcPr>
            <w:tcW w:w="840" w:type="dxa"/>
            <w:tcBorders>
              <w:top w:val="nil"/>
              <w:left w:val="nil"/>
              <w:bottom w:val="single" w:sz="6" w:space="0" w:color="auto"/>
              <w:right w:val="nil"/>
            </w:tcBorders>
          </w:tcPr>
          <w:p w14:paraId="570B395F" w14:textId="77777777" w:rsidR="000F1EE3" w:rsidRPr="00F13428" w:rsidRDefault="000D0E48">
            <w:pPr>
              <w:jc w:val="left"/>
              <w:rPr>
                <w:sz w:val="24"/>
                <w:szCs w:val="24"/>
                <w:highlight w:val="darkGray"/>
              </w:rPr>
            </w:pPr>
            <w:r w:rsidRPr="00F13428">
              <w:rPr>
                <w:sz w:val="24"/>
                <w:szCs w:val="24"/>
                <w:highlight w:val="darkGray"/>
              </w:rPr>
              <w:t>Biomedical</w:t>
            </w:r>
          </w:p>
        </w:tc>
        <w:tc>
          <w:tcPr>
            <w:tcW w:w="1707" w:type="dxa"/>
            <w:tcBorders>
              <w:top w:val="nil"/>
              <w:left w:val="nil"/>
              <w:bottom w:val="single" w:sz="6" w:space="0" w:color="auto"/>
              <w:right w:val="nil"/>
            </w:tcBorders>
          </w:tcPr>
          <w:p w14:paraId="64A4CC9F" w14:textId="77777777" w:rsidR="000F1EE3" w:rsidRPr="00F13428" w:rsidRDefault="000D0E48">
            <w:pPr>
              <w:jc w:val="left"/>
              <w:rPr>
                <w:sz w:val="24"/>
                <w:szCs w:val="24"/>
              </w:rPr>
            </w:pPr>
            <w:r w:rsidRPr="00F13428">
              <w:rPr>
                <w:sz w:val="24"/>
                <w:szCs w:val="24"/>
              </w:rPr>
              <w:t>Biomedical topic analysis</w:t>
            </w:r>
          </w:p>
        </w:tc>
      </w:tr>
      <w:tr w:rsidR="0091190D" w:rsidRPr="00F13428" w14:paraId="33D9575B" w14:textId="77777777" w:rsidTr="001B1CAD">
        <w:tc>
          <w:tcPr>
            <w:tcW w:w="1844" w:type="dxa"/>
            <w:tcBorders>
              <w:top w:val="nil"/>
              <w:left w:val="nil"/>
              <w:bottom w:val="single" w:sz="6" w:space="0" w:color="auto"/>
              <w:right w:val="nil"/>
            </w:tcBorders>
          </w:tcPr>
          <w:p w14:paraId="522CB0AE" w14:textId="77777777" w:rsidR="000F1EE3" w:rsidRPr="00F13428" w:rsidRDefault="000D0E48">
            <w:pPr>
              <w:jc w:val="left"/>
              <w:rPr>
                <w:sz w:val="24"/>
                <w:szCs w:val="24"/>
                <w:highlight w:val="darkGray"/>
              </w:rPr>
            </w:pPr>
            <w:r w:rsidRPr="00F13428">
              <w:rPr>
                <w:sz w:val="24"/>
                <w:szCs w:val="24"/>
                <w:highlight w:val="darkGray"/>
              </w:rPr>
              <w:t xml:space="preserve"> </w:t>
            </w:r>
            <w:r w:rsidRPr="00F13428">
              <w:rPr>
                <w:b/>
                <w:bCs/>
                <w:sz w:val="24"/>
                <w:szCs w:val="24"/>
                <w:highlight w:val="darkGray"/>
              </w:rPr>
              <w:t>Proposed</w:t>
            </w:r>
          </w:p>
        </w:tc>
        <w:tc>
          <w:tcPr>
            <w:tcW w:w="708" w:type="dxa"/>
            <w:tcBorders>
              <w:top w:val="nil"/>
              <w:left w:val="nil"/>
              <w:bottom w:val="single" w:sz="6" w:space="0" w:color="auto"/>
              <w:right w:val="nil"/>
            </w:tcBorders>
          </w:tcPr>
          <w:p w14:paraId="1782D7CF" w14:textId="77777777" w:rsidR="000F1EE3" w:rsidRPr="00F13428" w:rsidRDefault="000D0E48">
            <w:pPr>
              <w:jc w:val="center"/>
              <w:rPr>
                <w:sz w:val="24"/>
                <w:szCs w:val="24"/>
                <w:highlight w:val="darkGray"/>
              </w:rPr>
            </w:pPr>
            <w:r w:rsidRPr="00F13428">
              <w:rPr>
                <w:b/>
                <w:bCs/>
                <w:sz w:val="24"/>
                <w:szCs w:val="24"/>
                <w:highlight w:val="darkGray"/>
              </w:rPr>
              <w:t>2025</w:t>
            </w:r>
          </w:p>
        </w:tc>
        <w:tc>
          <w:tcPr>
            <w:tcW w:w="1110" w:type="dxa"/>
            <w:tcBorders>
              <w:top w:val="nil"/>
              <w:left w:val="nil"/>
              <w:bottom w:val="single" w:sz="6" w:space="0" w:color="auto"/>
              <w:right w:val="nil"/>
            </w:tcBorders>
          </w:tcPr>
          <w:p w14:paraId="119DD673" w14:textId="77777777" w:rsidR="000F1EE3" w:rsidRPr="00F13428" w:rsidRDefault="000D0E48">
            <w:pPr>
              <w:jc w:val="left"/>
              <w:rPr>
                <w:sz w:val="24"/>
                <w:szCs w:val="24"/>
                <w:highlight w:val="darkGray"/>
              </w:rPr>
            </w:pPr>
            <w:r w:rsidRPr="00F13428">
              <w:rPr>
                <w:b/>
                <w:bCs/>
                <w:sz w:val="24"/>
                <w:szCs w:val="24"/>
                <w:highlight w:val="darkGray"/>
              </w:rPr>
              <w:t>Dual-Stream</w:t>
            </w:r>
          </w:p>
        </w:tc>
        <w:tc>
          <w:tcPr>
            <w:tcW w:w="840" w:type="dxa"/>
            <w:tcBorders>
              <w:top w:val="nil"/>
              <w:left w:val="nil"/>
              <w:bottom w:val="single" w:sz="6" w:space="0" w:color="auto"/>
              <w:right w:val="nil"/>
            </w:tcBorders>
          </w:tcPr>
          <w:p w14:paraId="6F38C0BB" w14:textId="77777777" w:rsidR="000F1EE3" w:rsidRPr="00F13428" w:rsidRDefault="000D0E48">
            <w:pPr>
              <w:jc w:val="center"/>
              <w:rPr>
                <w:sz w:val="24"/>
                <w:szCs w:val="24"/>
                <w:highlight w:val="darkGray"/>
              </w:rPr>
            </w:pPr>
            <w:r w:rsidRPr="00F13428">
              <w:rPr>
                <w:b/>
                <w:bCs/>
                <w:sz w:val="24"/>
                <w:szCs w:val="24"/>
                <w:highlight w:val="darkGray"/>
              </w:rPr>
              <w:t>PubMedBERT</w:t>
            </w:r>
          </w:p>
        </w:tc>
        <w:tc>
          <w:tcPr>
            <w:tcW w:w="606" w:type="dxa"/>
            <w:tcBorders>
              <w:top w:val="nil"/>
              <w:left w:val="nil"/>
              <w:bottom w:val="single" w:sz="6" w:space="0" w:color="auto"/>
              <w:right w:val="nil"/>
            </w:tcBorders>
          </w:tcPr>
          <w:p w14:paraId="6F46C6A8" w14:textId="77777777" w:rsidR="000F1EE3" w:rsidRPr="00F13428" w:rsidRDefault="000D0E48">
            <w:pPr>
              <w:jc w:val="center"/>
              <w:rPr>
                <w:sz w:val="24"/>
                <w:szCs w:val="24"/>
                <w:highlight w:val="darkGray"/>
              </w:rPr>
            </w:pPr>
            <w:r w:rsidRPr="00F13428">
              <w:rPr>
                <w:b/>
                <w:bCs/>
                <w:sz w:val="24"/>
                <w:szCs w:val="24"/>
                <w:highlight w:val="darkGray"/>
              </w:rPr>
              <w:t>Yes</w:t>
            </w:r>
          </w:p>
        </w:tc>
        <w:tc>
          <w:tcPr>
            <w:tcW w:w="840" w:type="dxa"/>
            <w:tcBorders>
              <w:top w:val="nil"/>
              <w:left w:val="nil"/>
              <w:bottom w:val="single" w:sz="6" w:space="0" w:color="auto"/>
              <w:right w:val="nil"/>
            </w:tcBorders>
          </w:tcPr>
          <w:p w14:paraId="09401DA3" w14:textId="77777777" w:rsidR="000F1EE3" w:rsidRPr="00F13428" w:rsidRDefault="000D0E48">
            <w:pPr>
              <w:jc w:val="left"/>
              <w:rPr>
                <w:sz w:val="24"/>
                <w:szCs w:val="24"/>
                <w:highlight w:val="darkGray"/>
              </w:rPr>
            </w:pPr>
            <w:r w:rsidRPr="00F13428">
              <w:rPr>
                <w:b/>
                <w:bCs/>
                <w:sz w:val="24"/>
                <w:szCs w:val="24"/>
                <w:highlight w:val="darkGray"/>
              </w:rPr>
              <w:t>Biomedical</w:t>
            </w:r>
          </w:p>
        </w:tc>
        <w:tc>
          <w:tcPr>
            <w:tcW w:w="1707" w:type="dxa"/>
            <w:tcBorders>
              <w:top w:val="nil"/>
              <w:left w:val="nil"/>
              <w:bottom w:val="single" w:sz="6" w:space="0" w:color="auto"/>
              <w:right w:val="nil"/>
            </w:tcBorders>
          </w:tcPr>
          <w:p w14:paraId="7BBD9A67" w14:textId="77777777" w:rsidR="000F1EE3" w:rsidRPr="00F13428" w:rsidRDefault="000D0E48">
            <w:pPr>
              <w:jc w:val="left"/>
              <w:rPr>
                <w:sz w:val="24"/>
                <w:szCs w:val="24"/>
              </w:rPr>
            </w:pPr>
            <w:r w:rsidRPr="00F13428">
              <w:rPr>
                <w:b/>
                <w:bCs/>
                <w:sz w:val="24"/>
                <w:szCs w:val="24"/>
              </w:rPr>
              <w:t>Parameterized fusion</w:t>
            </w:r>
          </w:p>
        </w:tc>
      </w:tr>
      <w:tr w:rsidR="0091190D" w:rsidRPr="00F13428" w14:paraId="386F8855" w14:textId="77777777" w:rsidTr="001B1CAD">
        <w:tc>
          <w:tcPr>
            <w:tcW w:w="7655" w:type="dxa"/>
            <w:gridSpan w:val="7"/>
            <w:tcBorders>
              <w:top w:val="nil"/>
              <w:left w:val="nil"/>
              <w:bottom w:val="nil"/>
              <w:right w:val="nil"/>
            </w:tcBorders>
          </w:tcPr>
          <w:p w14:paraId="33F9144D" w14:textId="77777777" w:rsidR="000F1EE3" w:rsidRPr="00F13428" w:rsidRDefault="000D0E48">
            <w:pPr>
              <w:jc w:val="left"/>
              <w:rPr>
                <w:sz w:val="16"/>
                <w:szCs w:val="16"/>
              </w:rPr>
            </w:pPr>
            <w:r w:rsidRPr="00F13428">
              <w:rPr>
                <w:sz w:val="24"/>
                <w:szCs w:val="24"/>
              </w:rPr>
              <w:t xml:space="preserve"> </w:t>
            </w:r>
            <w:r w:rsidRPr="00F13428">
              <w:rPr>
                <w:sz w:val="16"/>
                <w:szCs w:val="16"/>
              </w:rPr>
              <w:t>MeSH = Medical Subject Headings integration. BoW = Bag of Words. Bold indicates the proposed method.</w:t>
            </w:r>
          </w:p>
        </w:tc>
      </w:tr>
    </w:tbl>
    <w:p w14:paraId="29CE08AF" w14:textId="77777777" w:rsidR="000F1EE3" w:rsidRPr="00F13428" w:rsidRDefault="000D0E48">
      <w:pPr>
        <w:pStyle w:val="a9"/>
      </w:pPr>
      <w:r w:rsidRPr="00F13428">
        <w:t xml:space="preserve"> </w:t>
      </w:r>
    </w:p>
    <w:p w14:paraId="602FF950" w14:textId="486A5498" w:rsidR="000F1EE3" w:rsidRPr="00F13428" w:rsidRDefault="000D0E48">
      <w:pPr>
        <w:spacing w:before="240"/>
        <w:ind w:firstLine="300"/>
      </w:pPr>
      <w:r w:rsidRPr="00F13428">
        <w:t xml:space="preserve">As </w:t>
      </w:r>
      <w:del w:id="998" w:author="Author" w:date="2026-06-12T19:08:00Z">
        <w:r w:rsidRPr="00F13428" w:rsidDel="00C17482">
          <w:delText xml:space="preserve">shown </w:delText>
        </w:r>
      </w:del>
      <w:ins w:id="999" w:author="Author" w:date="2026-06-12T19:08:00Z">
        <w:r w:rsidR="00C17482">
          <w:t>presented</w:t>
        </w:r>
        <w:r w:rsidR="00C17482" w:rsidRPr="00F13428">
          <w:t xml:space="preserve"> </w:t>
        </w:r>
      </w:ins>
      <w:r w:rsidRPr="00F13428">
        <w:t xml:space="preserve">in </w:t>
      </w:r>
      <w:r w:rsidRPr="00F13428">
        <w:rPr>
          <w:b/>
          <w:bCs/>
        </w:rPr>
        <w:t>Table </w:t>
      </w:r>
      <w:r w:rsidRPr="00F13428">
        <w:rPr>
          <w:b/>
          <w:bCs/>
        </w:rPr>
        <w:fldChar w:fldCharType="begin"/>
      </w:r>
      <w:r w:rsidRPr="00F13428">
        <w:rPr>
          <w:b/>
          <w:bCs/>
        </w:rPr>
        <w:instrText xml:space="preserve">REF BMtab_comparison \* MERGEFORMAT </w:instrText>
      </w:r>
      <w:r w:rsidRPr="00F13428">
        <w:rPr>
          <w:b/>
          <w:bCs/>
        </w:rPr>
        <w:fldChar w:fldCharType="separate"/>
      </w:r>
      <w:ins w:id="1000" w:author="RONGLI LI" w:date="2026-06-15T18:41:00Z" w16du:dateUtc="2026-06-15T09:41:00Z">
        <w:r w:rsidRPr="000D0E48">
          <w:rPr>
            <w:b/>
            <w:bCs/>
            <w:rPrChange w:id="1001" w:author="RONGLI LI" w:date="2026-06-15T18:41:00Z" w16du:dateUtc="2026-06-15T09:41:00Z">
              <w:rPr/>
            </w:rPrChange>
          </w:rPr>
          <w:t>5</w:t>
        </w:r>
      </w:ins>
      <w:del w:id="1002" w:author="RONGLI LI" w:date="2026-06-15T18:41:00Z" w16du:dateUtc="2026-06-15T09:41:00Z">
        <w:r w:rsidRPr="00F13428" w:rsidDel="000D0E48">
          <w:rPr>
            <w:b/>
            <w:bCs/>
          </w:rPr>
          <w:delText>5</w:delText>
        </w:r>
      </w:del>
      <w:r w:rsidRPr="00F13428">
        <w:rPr>
          <w:b/>
          <w:bCs/>
        </w:rPr>
        <w:fldChar w:fldCharType="end"/>
      </w:r>
      <w:r w:rsidRPr="00F13428">
        <w:t>, topic mode</w:t>
      </w:r>
      <w:ins w:id="1003" w:author="Author" w:date="2026-06-09T09:40:00Z">
        <w:r w:rsidR="008625EB">
          <w:t>l</w:t>
        </w:r>
      </w:ins>
      <w:r w:rsidRPr="00F13428">
        <w:t xml:space="preserve">ling methodologies have undergone significant evolution, and our dual-stream framework addresses </w:t>
      </w:r>
      <w:ins w:id="1004" w:author="Author" w:date="2026-06-09T03:19:00Z">
        <w:r w:rsidRPr="00F13428">
          <w:rPr>
            <w:rFonts w:eastAsia="游明朝"/>
          </w:rPr>
          <w:t xml:space="preserve">the </w:t>
        </w:r>
      </w:ins>
      <w:r w:rsidRPr="00F13428">
        <w:rPr>
          <w:rFonts w:eastAsia="游明朝"/>
        </w:rPr>
        <w:t>key limitations of existing approaches through three interconnected innovations.</w:t>
      </w:r>
    </w:p>
    <w:p w14:paraId="2B7C66CD" w14:textId="0FE723B7" w:rsidR="000F1EE3" w:rsidRPr="00F13428" w:rsidRDefault="000D0E48">
      <w:pPr>
        <w:ind w:firstLine="300"/>
      </w:pPr>
      <w:r w:rsidRPr="00F13428">
        <w:rPr>
          <w:b/>
          <w:bCs/>
        </w:rPr>
        <w:t>Technical Evolution and Model Selection:</w:t>
      </w:r>
      <w:r w:rsidRPr="00F13428">
        <w:t xml:space="preserve"> The chronological progression in </w:t>
      </w:r>
      <w:r w:rsidRPr="00F13428">
        <w:rPr>
          <w:b/>
          <w:bCs/>
        </w:rPr>
        <w:t>Table </w:t>
      </w:r>
      <w:r w:rsidRPr="00F13428">
        <w:rPr>
          <w:b/>
          <w:bCs/>
        </w:rPr>
        <w:fldChar w:fldCharType="begin"/>
      </w:r>
      <w:r w:rsidRPr="00F13428">
        <w:rPr>
          <w:b/>
          <w:bCs/>
        </w:rPr>
        <w:instrText xml:space="preserve">REF BMtab_comparison \* MERGEFORMAT </w:instrText>
      </w:r>
      <w:r w:rsidRPr="00F13428">
        <w:rPr>
          <w:b/>
          <w:bCs/>
        </w:rPr>
        <w:fldChar w:fldCharType="separate"/>
      </w:r>
      <w:ins w:id="1005" w:author="RONGLI LI" w:date="2026-06-15T18:41:00Z" w16du:dateUtc="2026-06-15T09:41:00Z">
        <w:r w:rsidRPr="000D0E48">
          <w:rPr>
            <w:b/>
            <w:bCs/>
            <w:rPrChange w:id="1006" w:author="RONGLI LI" w:date="2026-06-15T18:41:00Z" w16du:dateUtc="2026-06-15T09:41:00Z">
              <w:rPr/>
            </w:rPrChange>
          </w:rPr>
          <w:t>5</w:t>
        </w:r>
      </w:ins>
      <w:del w:id="1007" w:author="RONGLI LI" w:date="2026-06-15T18:41:00Z" w16du:dateUtc="2026-06-15T09:41:00Z">
        <w:r w:rsidRPr="00F13428" w:rsidDel="000D0E48">
          <w:rPr>
            <w:b/>
            <w:bCs/>
          </w:rPr>
          <w:delText>5</w:delText>
        </w:r>
      </w:del>
      <w:r w:rsidRPr="00F13428">
        <w:rPr>
          <w:b/>
          <w:bCs/>
        </w:rPr>
        <w:fldChar w:fldCharType="end"/>
      </w:r>
      <w:r w:rsidRPr="00F13428">
        <w:t xml:space="preserve"> illustrates the advancement</w:t>
      </w:r>
      <w:ins w:id="1008" w:author="Author" w:date="2026-06-09T03:19:00Z">
        <w:r w:rsidRPr="00F13428">
          <w:rPr>
            <w:rFonts w:eastAsia="游明朝"/>
          </w:rPr>
          <w:t>s</w:t>
        </w:r>
      </w:ins>
      <w:r w:rsidRPr="00F13428">
        <w:rPr>
          <w:rFonts w:eastAsia="游明朝"/>
        </w:rPr>
        <w:t xml:space="preserve"> from traditional bag-of-words representations (LDA, 2003) through static word embeddings (Word2Vec</w:t>
      </w:r>
      <w:del w:id="1009" w:author="Author" w:date="2026-06-12T19:08:00Z">
        <w:r w:rsidRPr="00F13428" w:rsidDel="00C17482">
          <w:rPr>
            <w:rFonts w:eastAsia="游明朝"/>
          </w:rPr>
          <w:delText>,</w:delText>
        </w:r>
      </w:del>
      <w:ins w:id="1010" w:author="Author" w:date="2026-06-12T19:09:00Z">
        <w:r w:rsidR="00C17482">
          <w:rPr>
            <w:rFonts w:eastAsia="游明朝"/>
          </w:rPr>
          <w:t xml:space="preserve"> and</w:t>
        </w:r>
      </w:ins>
      <w:r w:rsidRPr="00F13428">
        <w:rPr>
          <w:rFonts w:eastAsia="游明朝"/>
        </w:rPr>
        <w:t xml:space="preserve"> Doc2Vec) to contextualized transformer-based encoders (SBERT</w:t>
      </w:r>
      <w:del w:id="1011" w:author="Author" w:date="2026-06-12T19:09:00Z">
        <w:r w:rsidRPr="00F13428" w:rsidDel="00C17482">
          <w:rPr>
            <w:rFonts w:eastAsia="游明朝"/>
          </w:rPr>
          <w:delText>,</w:delText>
        </w:r>
      </w:del>
      <w:ins w:id="1012" w:author="Author" w:date="2026-06-12T19:09:00Z">
        <w:r w:rsidR="00C17482">
          <w:rPr>
            <w:rFonts w:eastAsia="游明朝"/>
          </w:rPr>
          <w:t xml:space="preserve"> and</w:t>
        </w:r>
      </w:ins>
      <w:r w:rsidRPr="00F13428">
        <w:rPr>
          <w:rFonts w:eastAsia="游明朝"/>
        </w:rPr>
        <w:t xml:space="preserve"> PubMedBERT). This </w:t>
      </w:r>
      <w:r w:rsidRPr="00F13428">
        <w:rPr>
          <w:rFonts w:eastAsia="游明朝"/>
        </w:rPr>
        <w:lastRenderedPageBreak/>
        <w:t xml:space="preserve">evolution reflects the increasing demand for capturing nuanced semantic relationships in text. Our selection of PubMedBERT </w:t>
      </w:r>
      <w:ins w:id="1013" w:author="Author" w:date="2026-06-09T03:19:00Z">
        <w:r w:rsidRPr="00F13428">
          <w:t>wa</w:t>
        </w:r>
      </w:ins>
      <w:del w:id="1014" w:author="Author" w:date="2026-06-09T03:19:00Z">
        <w:r w:rsidRPr="00F13428">
          <w:delText>i</w:delText>
        </w:r>
      </w:del>
      <w:r w:rsidRPr="00F13428">
        <w:t>s motivated by its domain-specific pre</w:t>
      </w:r>
      <w:del w:id="1015" w:author="Author" w:date="2026-06-09T09:43:00Z">
        <w:r w:rsidRPr="00F13428" w:rsidDel="00204686">
          <w:delText>-</w:delText>
        </w:r>
      </w:del>
      <w:r w:rsidRPr="00F13428">
        <w:t xml:space="preserve">training on biomedical literature, ensuring </w:t>
      </w:r>
      <w:ins w:id="1016" w:author="Author" w:date="2026-06-09T03:19:00Z">
        <w:r w:rsidRPr="00F13428">
          <w:rPr>
            <w:rFonts w:eastAsia="游明朝"/>
          </w:rPr>
          <w:t xml:space="preserve">that </w:t>
        </w:r>
      </w:ins>
      <w:r w:rsidRPr="00F13428">
        <w:rPr>
          <w:rFonts w:eastAsia="游明朝"/>
        </w:rPr>
        <w:t xml:space="preserve">semantic representations </w:t>
      </w:r>
      <w:ins w:id="1017" w:author="Author" w:date="2026-06-09T03:19:00Z">
        <w:r w:rsidRPr="00F13428">
          <w:rPr>
            <w:rFonts w:eastAsia="游明朝"/>
          </w:rPr>
          <w:t xml:space="preserve">were </w:t>
        </w:r>
      </w:ins>
      <w:r w:rsidRPr="00F13428">
        <w:rPr>
          <w:rFonts w:eastAsia="游明朝"/>
        </w:rPr>
        <w:t>aligned with the specialized vocabulary and conceptual structures inher</w:t>
      </w:r>
      <w:r w:rsidRPr="00F13428">
        <w:t>ent to biomedical research.</w:t>
      </w:r>
    </w:p>
    <w:p w14:paraId="5E80A029" w14:textId="4E309885" w:rsidR="000F1EE3" w:rsidRPr="00F13428" w:rsidRDefault="000D0E48">
      <w:pPr>
        <w:ind w:firstLine="300"/>
      </w:pPr>
      <w:r w:rsidRPr="00F13428">
        <w:rPr>
          <w:b/>
          <w:bCs/>
        </w:rPr>
        <w:t>Dual Integration of Domain Knowledge:</w:t>
      </w:r>
      <w:r w:rsidRPr="00F13428">
        <w:t xml:space="preserve"> Our </w:t>
      </w:r>
      <w:ins w:id="1018" w:author="Author" w:date="2026-06-09T03:19:00Z">
        <w:r w:rsidRPr="00F13428">
          <w:rPr>
            <w:rFonts w:eastAsia="游明朝"/>
          </w:rPr>
          <w:t xml:space="preserve">proposed </w:t>
        </w:r>
      </w:ins>
      <w:r w:rsidRPr="00F13428">
        <w:rPr>
          <w:rFonts w:eastAsia="游明朝"/>
        </w:rPr>
        <w:t>framework</w:t>
      </w:r>
      <w:del w:id="1019" w:author="Author" w:date="2026-06-09T03:19:00Z">
        <w:r w:rsidRPr="00F13428">
          <w:delText xml:space="preserve"> uniquely</w:delText>
        </w:r>
      </w:del>
      <w:r w:rsidRPr="00F13428">
        <w:t xml:space="preserve"> combines two complementary forms of domain knowledge. First, among all </w:t>
      </w:r>
      <w:ins w:id="1020" w:author="Author" w:date="2026-06-09T03:19:00Z">
        <w:r w:rsidRPr="00F13428">
          <w:rPr>
            <w:rFonts w:eastAsia="游明朝"/>
          </w:rPr>
          <w:t xml:space="preserve">the </w:t>
        </w:r>
      </w:ins>
      <w:r w:rsidRPr="00F13428">
        <w:rPr>
          <w:rFonts w:eastAsia="游明朝"/>
        </w:rPr>
        <w:t>surveyed methods, only Yu et al.’s TopicalMeSH [</w:t>
      </w:r>
      <w:fldSimple w:instr="REF BIB_yu_improving_2016 \* MERGEFORMAT ">
        <w:ins w:id="1021" w:author="RONGLI LI" w:date="2026-06-15T18:41:00Z" w16du:dateUtc="2026-06-15T09:41:00Z">
          <w:r w:rsidRPr="000D0E48">
            <w:rPr>
              <w:rPrChange w:id="1022" w:author="RONGLI LI" w:date="2026-06-15T18:41:00Z" w16du:dateUtc="2026-06-15T09:41:00Z">
                <w:rPr>
                  <w:highlight w:val="darkGray"/>
                </w:rPr>
              </w:rPrChange>
            </w:rPr>
            <w:t>16</w:t>
          </w:r>
        </w:ins>
        <w:del w:id="1023" w:author="RONGLI LI" w:date="2026-06-15T18:41:00Z" w16du:dateUtc="2026-06-15T09:41:00Z">
          <w:r w:rsidR="000F1EE3" w:rsidRPr="00F13428" w:rsidDel="000D0E48">
            <w:delText>16</w:delText>
          </w:r>
        </w:del>
      </w:fldSimple>
      <w:r w:rsidRPr="00F13428">
        <w:t xml:space="preserve">] and our approach incorporate MeSH terminology; however, TopicalMeSH relies on Word2Vec embeddings that cannot capture contextual semantics. Second, </w:t>
      </w:r>
      <w:ins w:id="1024" w:author="Author" w:date="2026-06-09T03:19:00Z">
        <w:r w:rsidRPr="00F13428">
          <w:t>whereas methods such as</w:t>
        </w:r>
      </w:ins>
      <w:del w:id="1025" w:author="Author" w:date="2026-06-09T03:19:00Z">
        <w:r w:rsidRPr="00F13428">
          <w:delText>while methods like</w:delText>
        </w:r>
      </w:del>
      <w:r w:rsidRPr="00F13428">
        <w:t xml:space="preserve"> generic BERTopic [</w:t>
      </w:r>
      <w:fldSimple w:instr="REF BIB_grootendorst_bertopic_2022 \* MERGEFORMAT ">
        <w:ins w:id="1026" w:author="RONGLI LI" w:date="2026-06-15T18:41:00Z" w16du:dateUtc="2026-06-15T09:41:00Z">
          <w:r w:rsidRPr="000D0E48">
            <w:rPr>
              <w:rPrChange w:id="1027" w:author="RONGLI LI" w:date="2026-06-15T18:41:00Z" w16du:dateUtc="2026-06-15T09:41:00Z">
                <w:rPr>
                  <w:highlight w:val="darkGray"/>
                </w:rPr>
              </w:rPrChange>
            </w:rPr>
            <w:t>13</w:t>
          </w:r>
        </w:ins>
        <w:del w:id="1028" w:author="RONGLI LI" w:date="2026-06-15T18:41:00Z" w16du:dateUtc="2026-06-15T09:41:00Z">
          <w:r w:rsidR="000F1EE3" w:rsidRPr="00F13428" w:rsidDel="000D0E48">
            <w:delText>13</w:delText>
          </w:r>
        </w:del>
      </w:fldSimple>
      <w:r w:rsidRPr="00F13428">
        <w:t>] employ general-purpose transformers, our dual-stream design leverages PubMedBERT for domain-specific semantic understanding. This dual integration</w:t>
      </w:r>
      <w:ins w:id="1029" w:author="Author" w:date="2026-06-09T03:19:00Z">
        <w:r w:rsidRPr="00F13428">
          <w:t xml:space="preserve"> of </w:t>
        </w:r>
      </w:ins>
      <w:del w:id="1030" w:author="Author" w:date="2026-06-09T03:19:00Z">
        <w:r w:rsidRPr="00F13428">
          <w:delText>—</w:delText>
        </w:r>
      </w:del>
      <w:r w:rsidRPr="00F13428">
        <w:t>structured ontological knowledge (MeSH) with contextualized biomedical representations (PubMedBERT)</w:t>
      </w:r>
      <w:ins w:id="1031" w:author="Author" w:date="2026-06-12T19:12:00Z">
        <w:r w:rsidR="00C17482">
          <w:t xml:space="preserve"> </w:t>
        </w:r>
      </w:ins>
      <w:del w:id="1032" w:author="Author" w:date="2026-06-09T03:19:00Z">
        <w:r w:rsidRPr="00F13428">
          <w:delText>—</w:delText>
        </w:r>
      </w:del>
      <w:r w:rsidRPr="00F13428">
        <w:t>addresses both terminological precision and semantic depth, a combination absent in pr</w:t>
      </w:r>
      <w:ins w:id="1033" w:author="Author" w:date="2026-06-09T03:19:00Z">
        <w:r w:rsidRPr="00F13428">
          <w:rPr>
            <w:rFonts w:eastAsia="游明朝"/>
          </w:rPr>
          <w:t>ev</w:t>
        </w:r>
      </w:ins>
      <w:r w:rsidRPr="00F13428">
        <w:rPr>
          <w:rFonts w:eastAsia="游明朝"/>
        </w:rPr>
        <w:t>io</w:t>
      </w:r>
      <w:ins w:id="1034" w:author="Author" w:date="2026-06-09T03:19:00Z">
        <w:r w:rsidRPr="00F13428">
          <w:t>us</w:t>
        </w:r>
      </w:ins>
      <w:del w:id="1035" w:author="Author" w:date="2026-06-09T03:19:00Z">
        <w:r w:rsidRPr="00F13428">
          <w:delText>r</w:delText>
        </w:r>
      </w:del>
      <w:r w:rsidRPr="00F13428">
        <w:t xml:space="preserve"> </w:t>
      </w:r>
      <w:ins w:id="1036" w:author="Author" w:date="2026-06-09T03:19:00Z">
        <w:r w:rsidRPr="00F13428">
          <w:t>studies</w:t>
        </w:r>
      </w:ins>
      <w:del w:id="1037" w:author="Author" w:date="2026-06-09T03:19:00Z">
        <w:r w:rsidRPr="00F13428">
          <w:delText>work</w:delText>
        </w:r>
      </w:del>
      <w:r w:rsidRPr="00F13428">
        <w:t>.</w:t>
      </w:r>
    </w:p>
    <w:p w14:paraId="078D2EFF" w14:textId="0CCD76A3" w:rsidR="000F1EE3" w:rsidRPr="00F13428" w:rsidRDefault="000D0E48">
      <w:pPr>
        <w:ind w:firstLine="300"/>
      </w:pPr>
      <w:r w:rsidRPr="00F13428">
        <w:rPr>
          <w:b/>
          <w:bCs/>
        </w:rPr>
        <w:t>Parameterized Fusion Mechanism:</w:t>
      </w:r>
      <w:r w:rsidRPr="00F13428">
        <w:t xml:space="preserve"> The weighted fusion mechanism controlled by parameters α and β distinguishes our approach by enabling fine-grained optimization of embedding contributions. Unlike </w:t>
      </w:r>
      <w:ins w:id="1038" w:author="Author" w:date="2026-06-09T03:19:00Z">
        <w:r w:rsidRPr="00F13428">
          <w:rPr>
            <w:rFonts w:eastAsia="游明朝"/>
          </w:rPr>
          <w:t xml:space="preserve">the </w:t>
        </w:r>
      </w:ins>
      <w:r w:rsidRPr="00F13428">
        <w:rPr>
          <w:rFonts w:eastAsia="游明朝"/>
        </w:rPr>
        <w:t xml:space="preserve">fixed integration schemes </w:t>
      </w:r>
      <w:r w:rsidRPr="00F13428">
        <w:t xml:space="preserve">in prior methods, our parameterized fusion allows </w:t>
      </w:r>
      <w:ins w:id="1039" w:author="Author" w:date="2026-06-09T03:19:00Z">
        <w:r w:rsidRPr="00F13428">
          <w:rPr>
            <w:rFonts w:eastAsia="游明朝"/>
          </w:rPr>
          <w:t xml:space="preserve">the </w:t>
        </w:r>
      </w:ins>
      <w:r w:rsidRPr="00F13428">
        <w:rPr>
          <w:rFonts w:eastAsia="游明朝"/>
        </w:rPr>
        <w:t xml:space="preserve">systematic balancing of topic coherence and diversity based on specific retrieval objectives. As </w:t>
      </w:r>
      <w:ins w:id="1040" w:author="Author" w:date="2026-06-11T18:47:00Z">
        <w:r w:rsidR="00A64C64">
          <w:rPr>
            <w:rFonts w:eastAsia="游明朝"/>
          </w:rPr>
          <w:t>prese</w:t>
        </w:r>
      </w:ins>
      <w:ins w:id="1041" w:author="Author" w:date="2026-06-11T18:48:00Z">
        <w:r w:rsidR="00A64C64">
          <w:rPr>
            <w:rFonts w:eastAsia="游明朝"/>
          </w:rPr>
          <w:t>nted</w:t>
        </w:r>
      </w:ins>
      <w:del w:id="1042" w:author="Author" w:date="2026-06-09T03:19:00Z">
        <w:r w:rsidRPr="00F13428">
          <w:delText>demonstrated</w:delText>
        </w:r>
      </w:del>
      <w:r w:rsidRPr="00F13428">
        <w:t xml:space="preserve"> in </w:t>
      </w:r>
      <w:r w:rsidRPr="00F13428">
        <w:rPr>
          <w:b/>
          <w:bCs/>
        </w:rPr>
        <w:t>Table </w:t>
      </w:r>
      <w:r w:rsidRPr="00F13428">
        <w:rPr>
          <w:b/>
          <w:bCs/>
        </w:rPr>
        <w:fldChar w:fldCharType="begin"/>
      </w:r>
      <w:r w:rsidRPr="00F13428">
        <w:rPr>
          <w:b/>
          <w:bCs/>
        </w:rPr>
        <w:instrText xml:space="preserve">REF BMtab_model_performance \* MERGEFORMAT </w:instrText>
      </w:r>
      <w:r w:rsidRPr="00F13428">
        <w:rPr>
          <w:b/>
          <w:bCs/>
        </w:rPr>
        <w:fldChar w:fldCharType="separate"/>
      </w:r>
      <w:ins w:id="1043" w:author="RONGLI LI" w:date="2026-06-15T18:41:00Z" w16du:dateUtc="2026-06-15T09:41:00Z">
        <w:r w:rsidRPr="000D0E48">
          <w:rPr>
            <w:b/>
            <w:bCs/>
            <w:rPrChange w:id="1044" w:author="RONGLI LI" w:date="2026-06-15T18:41:00Z" w16du:dateUtc="2026-06-15T09:41:00Z">
              <w:rPr/>
            </w:rPrChange>
          </w:rPr>
          <w:t>2</w:t>
        </w:r>
      </w:ins>
      <w:del w:id="1045" w:author="RONGLI LI" w:date="2026-06-15T18:41:00Z" w16du:dateUtc="2026-06-15T09:41:00Z">
        <w:r w:rsidRPr="00F13428" w:rsidDel="000D0E48">
          <w:rPr>
            <w:b/>
            <w:bCs/>
          </w:rPr>
          <w:delText>2</w:delText>
        </w:r>
      </w:del>
      <w:r w:rsidRPr="00F13428">
        <w:rPr>
          <w:b/>
          <w:bCs/>
        </w:rPr>
        <w:fldChar w:fldCharType="end"/>
      </w:r>
      <w:r w:rsidRPr="00F13428">
        <w:t xml:space="preserve">, this configurability yields a 7.3% improvement in </w:t>
      </w:r>
      <w:ins w:id="1046" w:author="Author" w:date="2026-06-09T03:19:00Z">
        <w:r w:rsidRPr="00F13428">
          <w:rPr>
            <w:rFonts w:eastAsia="游明朝"/>
          </w:rPr>
          <w:t xml:space="preserve">the </w:t>
        </w:r>
      </w:ins>
      <w:r w:rsidRPr="00F13428">
        <w:rPr>
          <w:rFonts w:eastAsia="游明朝"/>
        </w:rPr>
        <w:t>combined topic quality over the baseline, validating the practical value of adaptive embedding fusion in biomedical topic mode</w:t>
      </w:r>
      <w:ins w:id="1047" w:author="Author" w:date="2026-06-09T09:40:00Z">
        <w:r w:rsidR="008625EB">
          <w:rPr>
            <w:rFonts w:eastAsia="游明朝"/>
          </w:rPr>
          <w:t>l</w:t>
        </w:r>
      </w:ins>
      <w:r w:rsidRPr="00F13428">
        <w:rPr>
          <w:rFonts w:eastAsia="游明朝"/>
        </w:rPr>
        <w:t>ling.</w:t>
      </w:r>
    </w:p>
    <w:p w14:paraId="4E50A7E8" w14:textId="77777777" w:rsidR="000F1EE3" w:rsidRPr="00F13428" w:rsidRDefault="000D0E48">
      <w:pPr>
        <w:pStyle w:val="3"/>
        <w:widowControl/>
        <w:spacing w:before="120"/>
      </w:pPr>
      <w:r w:rsidRPr="00F13428">
        <w:t>6.3  Limitations and Future Work</w:t>
      </w:r>
    </w:p>
    <w:p w14:paraId="07463CC3" w14:textId="77777777" w:rsidR="000F1EE3" w:rsidRPr="00F13428" w:rsidRDefault="000D0E48">
      <w:pPr>
        <w:spacing w:before="60"/>
      </w:pPr>
      <w:r w:rsidRPr="00F13428">
        <w:t>Despite these encouraging results, this study ha</w:t>
      </w:r>
      <w:ins w:id="1048" w:author="Author" w:date="2026-06-09T03:19:00Z">
        <w:r w:rsidRPr="00F13428">
          <w:t>d</w:t>
        </w:r>
      </w:ins>
      <w:del w:id="1049" w:author="Author" w:date="2026-06-09T03:19:00Z">
        <w:r w:rsidRPr="00F13428">
          <w:delText>s</w:delText>
        </w:r>
      </w:del>
      <w:r w:rsidRPr="00F13428">
        <w:t xml:space="preserve"> several limitations that </w:t>
      </w:r>
      <w:ins w:id="1050" w:author="Author" w:date="2026-06-09T03:19:00Z">
        <w:r w:rsidRPr="00F13428">
          <w:t>highlight</w:t>
        </w:r>
      </w:ins>
      <w:del w:id="1051" w:author="Author" w:date="2026-06-09T03:19:00Z">
        <w:r w:rsidRPr="00F13428">
          <w:delText>point toward</w:delText>
        </w:r>
      </w:del>
      <w:r w:rsidRPr="00F13428">
        <w:t xml:space="preserve"> promising directions for future </w:t>
      </w:r>
      <w:ins w:id="1052" w:author="Author" w:date="2026-06-09T03:19:00Z">
        <w:r w:rsidRPr="00F13428">
          <w:t>research</w:t>
        </w:r>
      </w:ins>
      <w:del w:id="1053" w:author="Author" w:date="2026-06-09T03:19:00Z">
        <w:r w:rsidRPr="00F13428">
          <w:delText>work</w:delText>
        </w:r>
      </w:del>
      <w:r w:rsidRPr="00F13428">
        <w:t>.</w:t>
      </w:r>
    </w:p>
    <w:p w14:paraId="2C95B146" w14:textId="4B9B3D44" w:rsidR="000F1EE3" w:rsidRPr="00F13428" w:rsidRDefault="000D0E48">
      <w:pPr>
        <w:ind w:firstLine="300"/>
      </w:pPr>
      <w:r w:rsidRPr="00F13428">
        <w:t>First, the experiments were conducted on a single</w:t>
      </w:r>
      <w:del w:id="1054" w:author="Author" w:date="2026-06-09T03:19:00Z">
        <w:r w:rsidRPr="00F13428">
          <w:delText>,</w:delText>
        </w:r>
      </w:del>
      <w:r w:rsidRPr="00F13428">
        <w:t xml:space="preserve"> relatively small dataset of 3,000 PubMed abstracts</w:t>
      </w:r>
      <w:del w:id="1055" w:author="Author" w:date="2026-06-09T03:19:00Z">
        <w:r w:rsidRPr="00F13428">
          <w:delText>,</w:delText>
        </w:r>
      </w:del>
      <w:r w:rsidRPr="00F13428">
        <w:t xml:space="preserve"> selected to match the conditions of the reference baseline study. </w:t>
      </w:r>
      <w:ins w:id="1056" w:author="Author" w:date="2026-06-09T03:19:00Z">
        <w:r w:rsidRPr="00F13428">
          <w:t>Although</w:t>
        </w:r>
      </w:ins>
      <w:del w:id="1057" w:author="Author" w:date="2026-06-09T03:19:00Z">
        <w:r w:rsidRPr="00F13428">
          <w:delText>While</w:delText>
        </w:r>
      </w:del>
      <w:r w:rsidRPr="00F13428">
        <w:t xml:space="preserve"> this design enables a clean and controlled benchmark, it has three consequences for the strength of our conclusions. (i) </w:t>
      </w:r>
      <w:r w:rsidRPr="00F13428">
        <w:rPr>
          <w:i/>
          <w:iCs/>
        </w:rPr>
        <w:t>Generalizability</w:t>
      </w:r>
      <w:r w:rsidRPr="00F13428">
        <w:t xml:space="preserve">: </w:t>
      </w:r>
      <w:del w:id="1058" w:author="Author" w:date="2026-06-12T20:31:00Z">
        <w:r w:rsidRPr="00F13428" w:rsidDel="00A13AD0">
          <w:delText>a</w:delText>
        </w:r>
      </w:del>
      <w:ins w:id="1059" w:author="Author" w:date="2026-06-12T20:31:00Z">
        <w:r w:rsidR="00A13AD0">
          <w:t>A</w:t>
        </w:r>
      </w:ins>
      <w:r w:rsidRPr="00F13428">
        <w:t xml:space="preserve"> single thematic corpus may not represent the full heterogeneity of biomedical literature, </w:t>
      </w:r>
      <w:del w:id="1060" w:author="Author" w:date="2026-06-12T05:06:00Z">
        <w:r w:rsidRPr="00F13428" w:rsidDel="00C40A46">
          <w:delText>so</w:delText>
        </w:r>
      </w:del>
      <w:ins w:id="1061" w:author="Author" w:date="2026-06-12T05:06:00Z">
        <w:r w:rsidR="00C40A46">
          <w:t>such that</w:t>
        </w:r>
      </w:ins>
      <w:r w:rsidRPr="00F13428">
        <w:t xml:space="preserve"> the specific optimal α–β values reported here should be regarded as dataset-dependent rather than universal. (ii) </w:t>
      </w:r>
      <w:r w:rsidRPr="00F13428">
        <w:rPr>
          <w:i/>
          <w:iCs/>
        </w:rPr>
        <w:t>External validation</w:t>
      </w:r>
      <w:r w:rsidRPr="00F13428">
        <w:t xml:space="preserve">: </w:t>
      </w:r>
      <w:del w:id="1062" w:author="Author" w:date="2026-06-12T20:31:00Z">
        <w:r w:rsidRPr="00F13428" w:rsidDel="00A13AD0">
          <w:delText>b</w:delText>
        </w:r>
      </w:del>
      <w:ins w:id="1063" w:author="Author" w:date="2026-06-12T20:31:00Z">
        <w:r w:rsidR="00A13AD0">
          <w:t>B</w:t>
        </w:r>
      </w:ins>
      <w:r w:rsidRPr="00F13428">
        <w:t>ecause all results are obtained on one corpus, we cannot yet claim that the observed improvements transfer to independent datasets or other biomedical subdomains; external validation on separate corpora is needed before the framework is adopted in production retrieval sys</w:t>
      </w:r>
      <w:r w:rsidRPr="00F13428">
        <w:t>tems. (iii) </w:t>
      </w:r>
      <w:r w:rsidRPr="00F13428">
        <w:rPr>
          <w:i/>
          <w:iCs/>
        </w:rPr>
        <w:t>Overfitting risk</w:t>
      </w:r>
      <w:r w:rsidRPr="00F13428">
        <w:t xml:space="preserve">: </w:t>
      </w:r>
      <w:del w:id="1064" w:author="Author" w:date="2026-06-12T20:31:00Z">
        <w:r w:rsidRPr="00F13428" w:rsidDel="00A13AD0">
          <w:delText>t</w:delText>
        </w:r>
      </w:del>
      <w:ins w:id="1065" w:author="Author" w:date="2026-06-12T20:31:00Z">
        <w:r w:rsidR="00A13AD0">
          <w:t>T</w:t>
        </w:r>
      </w:ins>
      <w:r w:rsidRPr="00F13428">
        <w:t>he α and β parameters were selected by grid search on the same corpus on which they are evaluated, which may optimistically bias the reported optima. Reassuringly, the high-performing configurations form a broad, contiguous region of the α–β grid (α</w:t>
      </w:r>
      <w:r w:rsidRPr="00F13428">
        <w:rPr>
          <w:rFonts w:ascii="Cambria Math" w:hAnsi="Cambria Math" w:cs="Cambria Math"/>
        </w:rPr>
        <w:t>∈</w:t>
      </w:r>
      <w:r w:rsidRPr="00F13428">
        <w:t>[0.15,0.45], β</w:t>
      </w:r>
      <w:r w:rsidRPr="00F13428">
        <w:rPr>
          <w:rFonts w:ascii="Cambria Math" w:hAnsi="Cambria Math" w:cs="Cambria Math"/>
        </w:rPr>
        <w:t>∈</w:t>
      </w:r>
      <w:r w:rsidRPr="00F13428">
        <w:t>[0.15,0.80]) rather than isolated spikes, which suggests the effect is robust rather than the product of a single overfitted cell; nevertheless, a held-out tuning/evaluation split would provide a stronger guarantee.</w:t>
      </w:r>
      <w:r w:rsidRPr="00F13428">
        <w:t xml:space="preserve"> Future research should therefore evaluate the scalability and robustness of the framework on larger and more diverse biomedical corpora</w:t>
      </w:r>
      <w:ins w:id="1066" w:author="Author" w:date="2026-06-09T03:19:00Z">
        <w:r w:rsidRPr="00F13428">
          <w:t xml:space="preserve">, </w:t>
        </w:r>
      </w:ins>
      <w:del w:id="1067" w:author="Author" w:date="2026-06-09T03:19:00Z">
        <w:r w:rsidRPr="00F13428">
          <w:delText>—</w:delText>
        </w:r>
      </w:del>
      <w:r w:rsidRPr="00F13428">
        <w:t>including documents that lack MeSH annotations, for which automatic MeSH tagging or prompt-based LLM generation could be explored</w:t>
      </w:r>
      <w:ins w:id="1068" w:author="Author" w:date="2026-06-09T03:19:00Z">
        <w:r w:rsidRPr="00F13428">
          <w:t xml:space="preserve">, </w:t>
        </w:r>
      </w:ins>
      <w:del w:id="1069" w:author="Author" w:date="2026-06-09T03:19:00Z">
        <w:r w:rsidRPr="00F13428">
          <w:delText>—</w:delText>
        </w:r>
      </w:del>
      <w:r w:rsidRPr="00F13428">
        <w:t>and adopt a train</w:t>
      </w:r>
      <w:r w:rsidRPr="00F13428">
        <w:rPr>
          <w:rFonts w:eastAsia="游明朝"/>
        </w:rPr>
        <w:t>/validation/t</w:t>
      </w:r>
      <w:r w:rsidRPr="00F13428">
        <w:t>est protocol for parameter selection. The framework is expected to scale gracefully</w:t>
      </w:r>
      <w:del w:id="1070" w:author="Author" w:date="2026-06-09T03:19:00Z">
        <w:r w:rsidRPr="00F13428">
          <w:delText>,</w:delText>
        </w:r>
      </w:del>
      <w:r w:rsidRPr="00F13428">
        <w:t xml:space="preserve"> </w:t>
      </w:r>
      <w:ins w:id="1071" w:author="Author" w:date="2026-06-09T03:19:00Z">
        <w:r w:rsidRPr="00F13428">
          <w:t>because</w:t>
        </w:r>
      </w:ins>
      <w:del w:id="1072" w:author="Author" w:date="2026-06-09T03:19:00Z">
        <w:r w:rsidRPr="00F13428">
          <w:delText>since</w:delText>
        </w:r>
      </w:del>
      <w:r w:rsidRPr="00F13428">
        <w:t xml:space="preserve">, as noted in </w:t>
      </w:r>
      <w:r w:rsidRPr="00F13428">
        <w:lastRenderedPageBreak/>
        <w:t>Section 4, document embeddings are computed once</w:t>
      </w:r>
      <w:ins w:id="1073" w:author="Author" w:date="2026-06-09T03:19:00Z">
        <w:r w:rsidRPr="00F13428">
          <w:rPr>
            <w:rFonts w:eastAsia="游明朝"/>
          </w:rPr>
          <w:t>,</w:t>
        </w:r>
      </w:ins>
      <w:r w:rsidRPr="00F13428">
        <w:rPr>
          <w:rFonts w:eastAsia="游明朝"/>
        </w:rPr>
        <w:t xml:space="preserve"> and the fusion adds only an </w:t>
      </w:r>
      <w:r w:rsidRPr="00F13428">
        <w:rPr>
          <w:rFonts w:ascii="Zapf Chancery" w:hAnsi="Zapf Chancery" w:cs="Zapf Chancery"/>
          <w:i/>
          <w:iCs/>
        </w:rPr>
        <w:t>O</w:t>
      </w:r>
      <w:r w:rsidRPr="00F13428">
        <w:t>(</w:t>
      </w:r>
      <w:r w:rsidRPr="00F13428">
        <w:rPr>
          <w:i/>
          <w:iCs/>
        </w:rPr>
        <w:t>d</w:t>
      </w:r>
      <w:r w:rsidRPr="00F13428">
        <w:t>) operation per document.</w:t>
      </w:r>
    </w:p>
    <w:p w14:paraId="05BE9942" w14:textId="090059E9" w:rsidR="000F1EE3" w:rsidRPr="00F13428" w:rsidRDefault="000D0E48">
      <w:pPr>
        <w:ind w:firstLine="300"/>
      </w:pPr>
      <w:r w:rsidRPr="00F13428">
        <w:t xml:space="preserve">Second, the α and β parameters were tuned manually via grid search. Although this revealed interpretable and </w:t>
      </w:r>
      <w:ins w:id="1074" w:author="Author" w:date="2026-06-09T03:19:00Z">
        <w:r w:rsidRPr="00F13428">
          <w:t>high-performance</w:t>
        </w:r>
      </w:ins>
      <w:del w:id="1075" w:author="Author" w:date="2026-06-09T03:19:00Z">
        <w:r w:rsidRPr="00F13428">
          <w:delText>high-performing</w:delText>
        </w:r>
      </w:del>
      <w:r w:rsidRPr="00F13428">
        <w:t xml:space="preserve"> configurations, it introduces manual overhead and limits adaptability. As part of future development, we aim to implement an automated gating mechanism that dynamically adjusts the fusion weights from document features or a downstream optimization objective, </w:t>
      </w:r>
      <w:ins w:id="1076" w:author="Author" w:date="2026-06-09T03:19:00Z">
        <w:r w:rsidRPr="00F13428">
          <w:rPr>
            <w:rFonts w:eastAsia="游明朝"/>
          </w:rPr>
          <w:t xml:space="preserve">thereby </w:t>
        </w:r>
      </w:ins>
      <w:r w:rsidRPr="00F13428">
        <w:rPr>
          <w:rFonts w:eastAsia="游明朝"/>
        </w:rPr>
        <w:t>improving usability and generalizability in real-world biomedical information retrieval scenarios.</w:t>
      </w:r>
    </w:p>
    <w:p w14:paraId="7C0A2FBF" w14:textId="6305FC55" w:rsidR="000F1EE3" w:rsidRPr="00F13428" w:rsidRDefault="000D0E48">
      <w:pPr>
        <w:ind w:firstLine="300"/>
      </w:pPr>
      <w:r w:rsidRPr="00F13428">
        <w:t xml:space="preserve">Third, as discussed in Section 3, the </w:t>
      </w:r>
      <w:ins w:id="1077" w:author="Author" w:date="2026-06-09T03:19:00Z">
        <w:r w:rsidRPr="00F13428">
          <w:rPr>
            <w:rFonts w:eastAsia="游明朝"/>
          </w:rPr>
          <w:t xml:space="preserve">current </w:t>
        </w:r>
      </w:ins>
      <w:r w:rsidRPr="00F13428">
        <w:rPr>
          <w:rFonts w:eastAsia="游明朝"/>
        </w:rPr>
        <w:t>framework</w:t>
      </w:r>
      <w:del w:id="1078" w:author="Author" w:date="2026-06-09T03:19:00Z">
        <w:r w:rsidRPr="00F13428">
          <w:delText xml:space="preserve"> currently</w:delText>
        </w:r>
      </w:del>
      <w:r w:rsidRPr="00F13428">
        <w:t xml:space="preserve"> treats MeSH descriptors as independent terms and does not explicitly exploit the MeSH knowledge organization system</w:t>
      </w:r>
      <w:ins w:id="1079" w:author="Author" w:date="2026-06-09T03:19:00Z">
        <w:r w:rsidRPr="00F13428">
          <w:t xml:space="preserve">, </w:t>
        </w:r>
      </w:ins>
      <w:del w:id="1080" w:author="Author" w:date="2026-06-09T03:19:00Z">
        <w:r w:rsidRPr="00F13428">
          <w:delText>—</w:delText>
        </w:r>
      </w:del>
      <w:r w:rsidRPr="00F13428">
        <w:t xml:space="preserve">its tree hierarchy, subheading qualifiers, </w:t>
      </w:r>
      <w:ins w:id="1081" w:author="Author" w:date="2026-06-09T03:19:00Z">
        <w:r w:rsidRPr="00F13428">
          <w:t>or</w:t>
        </w:r>
      </w:ins>
      <w:del w:id="1082" w:author="Author" w:date="2026-06-09T03:19:00Z">
        <w:r w:rsidRPr="00F13428">
          <w:delText>and</w:delText>
        </w:r>
      </w:del>
      <w:r w:rsidRPr="00F13428">
        <w:t xml:space="preserve"> synonym (entry-term) mappings. These structures encode expert knowledge that a simple weighted average cannot capture</w:t>
      </w:r>
      <w:ins w:id="1083" w:author="Author" w:date="2026-06-09T03:19:00Z">
        <w:r w:rsidRPr="00F13428">
          <w:t>. Hierarchically</w:t>
        </w:r>
      </w:ins>
      <w:del w:id="1084" w:author="Author" w:date="2026-06-09T03:19:00Z">
        <w:r w:rsidRPr="00F13428">
          <w:delText>: hierarchically</w:delText>
        </w:r>
      </w:del>
      <w:r w:rsidRPr="00F13428">
        <w:t xml:space="preserve"> close descriptors </w:t>
      </w:r>
      <w:ins w:id="1085" w:author="Author" w:date="2026-06-09T03:19:00Z">
        <w:r w:rsidRPr="00F13428">
          <w:t>can</w:t>
        </w:r>
      </w:ins>
      <w:del w:id="1086" w:author="Author" w:date="2026-06-09T03:19:00Z">
        <w:r w:rsidRPr="00F13428">
          <w:delText>could</w:delText>
        </w:r>
      </w:del>
      <w:r w:rsidRPr="00F13428">
        <w:t xml:space="preserve"> be smoothed toward shared ancestors, qualifiers </w:t>
      </w:r>
      <w:ins w:id="1087" w:author="Author" w:date="2026-06-09T03:19:00Z">
        <w:r w:rsidRPr="00F13428">
          <w:t>can</w:t>
        </w:r>
      </w:ins>
      <w:del w:id="1088" w:author="Author" w:date="2026-06-09T03:19:00Z">
        <w:r w:rsidRPr="00F13428">
          <w:delText>could</w:delText>
        </w:r>
      </w:del>
      <w:r w:rsidRPr="00F13428">
        <w:t xml:space="preserve"> disambiguate a descriptor’s contextual role, and synonym mappings </w:t>
      </w:r>
      <w:ins w:id="1089" w:author="Author" w:date="2026-06-09T03:19:00Z">
        <w:r w:rsidRPr="00F13428">
          <w:t>can</w:t>
        </w:r>
      </w:ins>
      <w:del w:id="1090" w:author="Author" w:date="2026-06-09T03:19:00Z">
        <w:r w:rsidRPr="00F13428">
          <w:delText>could</w:delText>
        </w:r>
      </w:del>
      <w:r w:rsidRPr="00F13428">
        <w:t xml:space="preserve"> consolid</w:t>
      </w:r>
      <w:r w:rsidRPr="00F13428">
        <w:t>ate lexical variants. Incorporating such information</w:t>
      </w:r>
      <w:del w:id="1091" w:author="Author" w:date="2026-06-09T03:19:00Z">
        <w:r w:rsidRPr="00F13428">
          <w:delText>—</w:delText>
        </w:r>
      </w:del>
      <w:ins w:id="1092" w:author="Author" w:date="2026-06-12T20:48:00Z">
        <w:r w:rsidR="00B54EAA">
          <w:t xml:space="preserve"> </w:t>
        </w:r>
      </w:ins>
      <w:r w:rsidRPr="00F13428">
        <w:t>through hierarchy-aware aggregation, graph-based encoders over the MeSH tree, or qualifier-conditioned embeddings</w:t>
      </w:r>
      <w:ins w:id="1093" w:author="Author" w:date="2026-06-12T20:48:00Z">
        <w:r w:rsidR="00C04BDA">
          <w:t xml:space="preserve"> </w:t>
        </w:r>
      </w:ins>
      <w:del w:id="1094" w:author="Author" w:date="2026-06-09T03:19:00Z">
        <w:r w:rsidRPr="00F13428">
          <w:delText>—</w:delText>
        </w:r>
      </w:del>
      <w:r w:rsidRPr="00F13428">
        <w:t xml:space="preserve">is a promising avenue for enriching </w:t>
      </w:r>
      <w:del w:id="1095" w:author="Author" w:date="2026-06-09T03:19:00Z">
        <w:r w:rsidRPr="00F13428">
          <w:delText xml:space="preserve">the </w:delText>
        </w:r>
      </w:del>
      <w:r w:rsidRPr="00F13428">
        <w:t>structured stream</w:t>
      </w:r>
      <w:ins w:id="1096" w:author="Author" w:date="2026-06-09T03:19:00Z">
        <w:r w:rsidRPr="00F13428">
          <w:rPr>
            <w:rFonts w:eastAsia="游明朝"/>
          </w:rPr>
          <w:t>s</w:t>
        </w:r>
      </w:ins>
      <w:r w:rsidRPr="00F13428">
        <w:rPr>
          <w:rFonts w:eastAsia="游明朝"/>
        </w:rPr>
        <w:t xml:space="preserve"> and </w:t>
      </w:r>
      <w:del w:id="1097" w:author="Author" w:date="2026-06-09T03:19:00Z">
        <w:r w:rsidRPr="00F13428">
          <w:delText xml:space="preserve">is </w:delText>
        </w:r>
      </w:del>
      <w:r w:rsidRPr="00F13428">
        <w:t>an important direction for future work.</w:t>
      </w:r>
    </w:p>
    <w:p w14:paraId="2DD6AA20" w14:textId="77777777" w:rsidR="000F1EE3" w:rsidRPr="00F13428" w:rsidRDefault="000D0E48">
      <w:pPr>
        <w:ind w:firstLine="300"/>
      </w:pPr>
      <w:r w:rsidRPr="00F13428">
        <w:t xml:space="preserve">Such advancements </w:t>
      </w:r>
      <w:ins w:id="1098" w:author="Author" w:date="2026-06-09T03:19:00Z">
        <w:r w:rsidRPr="00F13428">
          <w:t>will</w:t>
        </w:r>
      </w:ins>
      <w:del w:id="1099" w:author="Author" w:date="2026-06-09T03:19:00Z">
        <w:r w:rsidRPr="00F13428">
          <w:delText>would</w:delText>
        </w:r>
      </w:del>
      <w:r w:rsidRPr="00F13428">
        <w:t xml:space="preserve"> facilitate </w:t>
      </w:r>
      <w:ins w:id="1100" w:author="Author" w:date="2026-06-09T03:19:00Z">
        <w:r w:rsidRPr="00F13428">
          <w:rPr>
            <w:rFonts w:eastAsia="游明朝"/>
          </w:rPr>
          <w:t xml:space="preserve">their </w:t>
        </w:r>
      </w:ins>
      <w:r w:rsidRPr="00F13428">
        <w:rPr>
          <w:rFonts w:eastAsia="游明朝"/>
        </w:rPr>
        <w:t xml:space="preserve">integration into interactive biomedical literature retrieval systems, enabling </w:t>
      </w:r>
      <w:ins w:id="1101" w:author="Author" w:date="2026-06-09T03:19:00Z">
        <w:r w:rsidRPr="00F13428">
          <w:rPr>
            <w:rFonts w:eastAsia="游明朝"/>
          </w:rPr>
          <w:t xml:space="preserve">their </w:t>
        </w:r>
      </w:ins>
      <w:r w:rsidRPr="00F13428">
        <w:rPr>
          <w:rFonts w:eastAsia="游明朝"/>
        </w:rPr>
        <w:t>practical deployment in clinical knowledge services, academic libraries, and research support platforms.</w:t>
      </w:r>
    </w:p>
    <w:p w14:paraId="1F494B4B" w14:textId="77777777" w:rsidR="000F1EE3" w:rsidRPr="00F13428" w:rsidRDefault="000D0E48">
      <w:pPr>
        <w:pStyle w:val="2"/>
        <w:widowControl/>
      </w:pPr>
      <w:r w:rsidRPr="00F13428">
        <w:t>7  Conclusions</w:t>
      </w:r>
    </w:p>
    <w:p w14:paraId="59DA4287" w14:textId="3C791457" w:rsidR="000F1EE3" w:rsidRPr="00F13428" w:rsidRDefault="000D0E48">
      <w:pPr>
        <w:spacing w:before="60"/>
      </w:pPr>
      <w:r w:rsidRPr="00F13428">
        <w:t>This study demonstrates that the proposed dual-stream embedding framework significantly enhances biomedical topic mode</w:t>
      </w:r>
      <w:ins w:id="1102" w:author="Author" w:date="2026-06-09T09:40:00Z">
        <w:r w:rsidR="008625EB">
          <w:t>l</w:t>
        </w:r>
      </w:ins>
      <w:r w:rsidRPr="00F13428">
        <w:t>ling by synergistically integrating unstructured textual data with structured metadata. Through systematic experimentation and rigorous ablation analysis, we confirmed that the observed improvements in topic coherence and diversity are not merely attributable to increased input information but stem from the architecture’s structured, parameterized fusion of semantic and domain-specific knowledge. The fusion parameters (α and β) allow fine-grained control over the contribution of each stream, and optimal val</w:t>
      </w:r>
      <w:r w:rsidRPr="00F13428">
        <w:t>ues consistently yield higher-quality topics across multiple evaluation metrics.</w:t>
      </w:r>
    </w:p>
    <w:p w14:paraId="25371D6C" w14:textId="0EBC5154" w:rsidR="000F1EE3" w:rsidRPr="00F13428" w:rsidRDefault="000D0E48">
      <w:pPr>
        <w:ind w:firstLine="300"/>
      </w:pPr>
      <w:r w:rsidRPr="00F13428">
        <w:t xml:space="preserve">Notably, the dual PubMedBERT configuration achieved the highest combined topic quality (TC+TD = 1.3443), surpassing all baseline and ablation models. Even when the same input components (Title, Abstract, </w:t>
      </w:r>
      <w:ins w:id="1103" w:author="Author" w:date="2026-06-12T21:36:00Z">
        <w:r w:rsidR="00835C37">
          <w:t xml:space="preserve">and </w:t>
        </w:r>
      </w:ins>
      <w:r w:rsidRPr="00F13428">
        <w:t xml:space="preserve">MeSH) </w:t>
      </w:r>
      <w:ins w:id="1104" w:author="Author" w:date="2026-06-09T03:19:00Z">
        <w:r w:rsidRPr="00F13428">
          <w:t>we</w:t>
        </w:r>
      </w:ins>
      <w:del w:id="1105" w:author="Author" w:date="2026-06-09T03:19:00Z">
        <w:r w:rsidRPr="00F13428">
          <w:delText>a</w:delText>
        </w:r>
      </w:del>
      <w:r w:rsidRPr="00F13428">
        <w:t>re used, single-stream models without fusion underperformed, reinforcing the necessity of structured integration. Furthermore, the incorporation of a</w:t>
      </w:r>
      <w:ins w:id="1106" w:author="Author" w:date="2026-06-12T03:52:00Z">
        <w:r w:rsidR="0076295E">
          <w:t>n</w:t>
        </w:r>
      </w:ins>
      <w:r w:rsidRPr="00F13428">
        <w:t xml:space="preserve"> </w:t>
      </w:r>
      <w:ins w:id="1107" w:author="Author" w:date="2026-06-12T20:51:00Z">
        <w:r w:rsidR="009024D5">
          <w:t>LLM</w:t>
        </w:r>
      </w:ins>
      <w:ins w:id="1108" w:author="Author" w:date="2026-06-12T20:52:00Z">
        <w:r w:rsidR="00C40BFF">
          <w:t xml:space="preserve"> </w:t>
        </w:r>
      </w:ins>
      <w:del w:id="1109" w:author="Author" w:date="2026-06-12T03:52:00Z">
        <w:r w:rsidRPr="00F13428" w:rsidDel="0076295E">
          <w:delText xml:space="preserve">large language model </w:delText>
        </w:r>
      </w:del>
      <w:r w:rsidRPr="00F13428">
        <w:t>for post</w:t>
      </w:r>
      <w:ins w:id="1110" w:author="Author" w:date="2026-06-09T03:19:00Z">
        <w:r w:rsidRPr="00F13428">
          <w:t>-</w:t>
        </w:r>
      </w:ins>
      <w:del w:id="1111" w:author="Author" w:date="2026-06-09T03:19:00Z">
        <w:r w:rsidRPr="00F13428">
          <w:delText xml:space="preserve"> </w:delText>
        </w:r>
      </w:del>
      <w:r w:rsidRPr="00F13428">
        <w:t>hoc topic labelling significantly improved interpretability, transforming keyword lists into intuitive</w:t>
      </w:r>
      <w:del w:id="1112" w:author="Author" w:date="2026-06-09T03:19:00Z">
        <w:r w:rsidRPr="00F13428">
          <w:delText>,</w:delText>
        </w:r>
      </w:del>
      <w:r w:rsidRPr="00F13428">
        <w:t xml:space="preserve"> academic-style topic summaries suitable for downstream analys</w:t>
      </w:r>
      <w:ins w:id="1113" w:author="Author" w:date="2026-06-09T03:19:00Z">
        <w:r w:rsidRPr="00F13428">
          <w:t>e</w:t>
        </w:r>
      </w:ins>
      <w:del w:id="1114" w:author="Author" w:date="2026-06-09T03:19:00Z">
        <w:r w:rsidRPr="00F13428">
          <w:delText>i</w:delText>
        </w:r>
      </w:del>
      <w:r w:rsidRPr="00F13428">
        <w:t>s.</w:t>
      </w:r>
    </w:p>
    <w:p w14:paraId="4E706CAF" w14:textId="77777777" w:rsidR="000F1EE3" w:rsidRPr="00F13428" w:rsidRDefault="000D0E48">
      <w:pPr>
        <w:ind w:firstLine="300"/>
        <w:rPr>
          <w:rFonts w:eastAsia="DengXian"/>
          <w:lang w:eastAsia="zh-CN"/>
        </w:rPr>
      </w:pPr>
      <w:r w:rsidRPr="00F13428">
        <w:t>Beyond its technical contributions, the framework is scalable, adaptable to other domains, and readily deployable in real-world retrieval systems</w:t>
      </w:r>
      <w:ins w:id="1115" w:author="Author" w:date="2026-06-09T03:19:00Z">
        <w:r w:rsidRPr="00F13428">
          <w:rPr>
            <w:rFonts w:eastAsia="游明朝"/>
          </w:rPr>
          <w:t>,</w:t>
        </w:r>
      </w:ins>
      <w:r w:rsidRPr="00F13428">
        <w:rPr>
          <w:rFonts w:eastAsia="游明朝"/>
        </w:rPr>
        <w:t xml:space="preserve"> such as semantic search engines, thematic dashboards, and intelligent literature exploration tools. All source code</w:t>
      </w:r>
      <w:ins w:id="1116" w:author="Author" w:date="2026-06-09T03:19:00Z">
        <w:r w:rsidRPr="00F13428">
          <w:rPr>
            <w:rFonts w:eastAsia="游明朝"/>
          </w:rPr>
          <w:t>s</w:t>
        </w:r>
      </w:ins>
      <w:r w:rsidRPr="00F13428">
        <w:rPr>
          <w:rFonts w:eastAsia="游明朝"/>
        </w:rPr>
        <w:t>, processed datasets, and experimental c</w:t>
      </w:r>
      <w:r w:rsidRPr="00F13428">
        <w:t xml:space="preserve">onfigurations are openly available, enabling full reproducibility and supporting future extensions by the research community. These attributes position the framework as a robust and generalizable </w:t>
      </w:r>
      <w:r w:rsidRPr="00F13428">
        <w:lastRenderedPageBreak/>
        <w:t>foundation for large-scale</w:t>
      </w:r>
      <w:del w:id="1117" w:author="Author" w:date="2026-06-09T03:19:00Z">
        <w:r w:rsidRPr="00F13428">
          <w:delText>,</w:delText>
        </w:r>
      </w:del>
      <w:r w:rsidRPr="00F13428">
        <w:t xml:space="preserve"> user-centered knowledge discovery systems across disciplines.</w:t>
      </w:r>
    </w:p>
    <w:p w14:paraId="09AF3528" w14:textId="77777777" w:rsidR="001B1CAD" w:rsidRPr="00F13428" w:rsidRDefault="001B1CAD">
      <w:pPr>
        <w:ind w:firstLine="300"/>
        <w:rPr>
          <w:rFonts w:eastAsia="DengXian"/>
          <w:lang w:eastAsia="zh-CN"/>
        </w:rPr>
      </w:pPr>
    </w:p>
    <w:p w14:paraId="0CB0B94D" w14:textId="69CC31D9" w:rsidR="001B1CAD" w:rsidRPr="00F13428" w:rsidRDefault="000D0E48" w:rsidP="001B1CAD">
      <w:pPr>
        <w:rPr>
          <w:rFonts w:eastAsia="DengXian"/>
          <w:b/>
          <w:bCs/>
          <w:highlight w:val="darkGray"/>
          <w:lang w:eastAsia="zh-CN"/>
        </w:rPr>
      </w:pPr>
      <w:r w:rsidRPr="00F13428">
        <w:rPr>
          <w:rFonts w:eastAsia="DengXian"/>
          <w:b/>
          <w:bCs/>
          <w:highlight w:val="darkGray"/>
          <w:lang w:eastAsia="zh-CN"/>
        </w:rPr>
        <w:t xml:space="preserve">Data Availability </w:t>
      </w:r>
    </w:p>
    <w:p w14:paraId="01BCB019" w14:textId="01D2BD31" w:rsidR="001B1CAD" w:rsidRPr="00F13428" w:rsidRDefault="000D0E48" w:rsidP="001B1CAD">
      <w:pPr>
        <w:spacing w:before="60"/>
        <w:ind w:firstLine="300"/>
        <w:rPr>
          <w:rFonts w:eastAsia="DengXian"/>
          <w:lang w:eastAsia="zh-CN"/>
        </w:rPr>
      </w:pPr>
      <w:r w:rsidRPr="00F13428">
        <w:t>The dataset used in this study was obtained from the publicly accessible PubMed database. The processed dataset and code supporting the findings of this study are available from the corresponding author upon reasonable request. All code</w:t>
      </w:r>
      <w:ins w:id="1118" w:author="Author" w:date="2026-06-09T03:19:00Z">
        <w:r w:rsidRPr="00F13428">
          <w:rPr>
            <w:rFonts w:eastAsia="游明朝"/>
          </w:rPr>
          <w:t>s</w:t>
        </w:r>
      </w:ins>
      <w:r w:rsidRPr="00F13428">
        <w:rPr>
          <w:rFonts w:eastAsia="游明朝"/>
        </w:rPr>
        <w:t xml:space="preserve">, processed datasets, and experimental results supporting the findings of this study are publicly available at </w:t>
      </w:r>
      <w:r w:rsidRPr="00F13428">
        <w:rPr>
          <w:rFonts w:ascii="Courier New" w:hAnsi="Courier New" w:cs="Courier New"/>
          <w:highlight w:val="darkGray"/>
        </w:rPr>
        <w:t>https://github.com/taotao3614/Topic-Modeling-via-a-Dual-Stream-Embedding-Framework</w:t>
      </w:r>
      <w:r w:rsidRPr="00F13428">
        <w:rPr>
          <w:highlight w:val="darkGray"/>
        </w:rPr>
        <w:t>.</w:t>
      </w:r>
    </w:p>
    <w:p w14:paraId="30420716" w14:textId="77777777" w:rsidR="00E20C65" w:rsidRPr="00F13428" w:rsidRDefault="00E20C65" w:rsidP="001B1CAD">
      <w:pPr>
        <w:rPr>
          <w:rFonts w:eastAsia="DengXian"/>
          <w:b/>
          <w:bCs/>
          <w:highlight w:val="darkGray"/>
          <w:lang w:eastAsia="zh-CN"/>
        </w:rPr>
      </w:pPr>
    </w:p>
    <w:p w14:paraId="0211514B" w14:textId="084DEB21" w:rsidR="001B1CAD" w:rsidRPr="00F13428" w:rsidRDefault="000D0E48" w:rsidP="001B1CAD">
      <w:pPr>
        <w:rPr>
          <w:rFonts w:eastAsia="DengXian"/>
          <w:b/>
          <w:bCs/>
          <w:highlight w:val="darkGray"/>
          <w:lang w:eastAsia="zh-CN"/>
        </w:rPr>
      </w:pPr>
      <w:r w:rsidRPr="00F13428">
        <w:rPr>
          <w:rFonts w:eastAsia="DengXian"/>
          <w:b/>
          <w:bCs/>
          <w:highlight w:val="darkGray"/>
          <w:lang w:eastAsia="zh-CN"/>
        </w:rPr>
        <w:t xml:space="preserve">Conflicts of Interest </w:t>
      </w:r>
    </w:p>
    <w:p w14:paraId="3EBC700C" w14:textId="72C170CD" w:rsidR="001B1CAD" w:rsidRPr="00F13428" w:rsidRDefault="000D0E48" w:rsidP="001B1CAD">
      <w:pPr>
        <w:ind w:firstLine="300"/>
      </w:pPr>
      <w:r w:rsidRPr="00F13428">
        <w:t>The authors declare that they have no competing interests.</w:t>
      </w:r>
    </w:p>
    <w:p w14:paraId="325F637B" w14:textId="77777777" w:rsidR="00E20C65" w:rsidRPr="00F13428" w:rsidRDefault="00E20C65" w:rsidP="001B1CAD">
      <w:pPr>
        <w:rPr>
          <w:rFonts w:eastAsia="DengXian"/>
          <w:b/>
          <w:bCs/>
          <w:highlight w:val="darkGray"/>
          <w:lang w:eastAsia="zh-CN"/>
        </w:rPr>
      </w:pPr>
    </w:p>
    <w:p w14:paraId="374536A5" w14:textId="7016B660" w:rsidR="001B1CAD" w:rsidRPr="00F13428" w:rsidRDefault="000D0E48" w:rsidP="001B1CAD">
      <w:pPr>
        <w:rPr>
          <w:rFonts w:eastAsia="DengXian"/>
          <w:b/>
          <w:bCs/>
          <w:highlight w:val="darkGray"/>
          <w:lang w:eastAsia="zh-CN"/>
        </w:rPr>
      </w:pPr>
      <w:r w:rsidRPr="00F13428">
        <w:rPr>
          <w:rFonts w:eastAsia="DengXian"/>
          <w:b/>
          <w:bCs/>
          <w:highlight w:val="darkGray"/>
          <w:lang w:eastAsia="zh-CN"/>
        </w:rPr>
        <w:t xml:space="preserve">Funding </w:t>
      </w:r>
    </w:p>
    <w:p w14:paraId="5E234258" w14:textId="70D007A3" w:rsidR="001B1CAD" w:rsidRPr="00F13428" w:rsidRDefault="000D0E48" w:rsidP="001B1CAD">
      <w:pPr>
        <w:ind w:firstLine="300"/>
      </w:pPr>
      <w:r w:rsidRPr="00F13428">
        <w:t>This research received no specific grant</w:t>
      </w:r>
      <w:r w:rsidRPr="00F13428">
        <w:rPr>
          <w:rFonts w:eastAsia="游明朝"/>
        </w:rPr>
        <w:t xml:space="preserve"> from any funding agency in the public, commercial, or not-for-profit sectors.</w:t>
      </w:r>
    </w:p>
    <w:p w14:paraId="706346C3" w14:textId="77777777" w:rsidR="00E20C65" w:rsidRPr="00F13428" w:rsidRDefault="00E20C65" w:rsidP="001B1CAD">
      <w:pPr>
        <w:rPr>
          <w:rFonts w:eastAsia="DengXian"/>
          <w:b/>
          <w:bCs/>
          <w:highlight w:val="darkGray"/>
          <w:lang w:eastAsia="zh-CN"/>
        </w:rPr>
      </w:pPr>
    </w:p>
    <w:p w14:paraId="56426681" w14:textId="10784106" w:rsidR="001B1CAD" w:rsidRPr="00F13428" w:rsidRDefault="000D0E48" w:rsidP="001B1CAD">
      <w:pPr>
        <w:rPr>
          <w:rFonts w:eastAsia="DengXian"/>
          <w:b/>
          <w:bCs/>
          <w:highlight w:val="darkGray"/>
          <w:lang w:eastAsia="zh-CN"/>
        </w:rPr>
      </w:pPr>
      <w:r w:rsidRPr="00F13428">
        <w:rPr>
          <w:rFonts w:eastAsia="DengXian"/>
          <w:b/>
          <w:bCs/>
          <w:highlight w:val="darkGray"/>
          <w:lang w:eastAsia="zh-CN"/>
        </w:rPr>
        <w:t>Ethics Approval</w:t>
      </w:r>
    </w:p>
    <w:p w14:paraId="195E065A" w14:textId="4DE8E7ED" w:rsidR="001B1CAD" w:rsidRPr="00F13428" w:rsidRDefault="000D0E48" w:rsidP="00E20C65">
      <w:pPr>
        <w:ind w:firstLine="300"/>
        <w:rPr>
          <w:rFonts w:eastAsia="DengXian"/>
          <w:lang w:eastAsia="zh-CN"/>
        </w:rPr>
      </w:pPr>
      <w:del w:id="1119" w:author="Author" w:date="2026-06-12T21:36:00Z">
        <w:r w:rsidRPr="00F13428" w:rsidDel="00835C37">
          <w:delText xml:space="preserve"> </w:delText>
        </w:r>
      </w:del>
      <w:r w:rsidRPr="00F13428">
        <w:t xml:space="preserve">Not applicable. This study does not involve </w:t>
      </w:r>
      <w:r w:rsidRPr="00F13428">
        <w:rPr>
          <w:rFonts w:eastAsia="游明朝"/>
        </w:rPr>
        <w:t xml:space="preserve">human participants, </w:t>
      </w:r>
      <w:r w:rsidRPr="00F13428">
        <w:t>human data, or human tissue</w:t>
      </w:r>
      <w:r w:rsidRPr="00F13428">
        <w:rPr>
          <w:rFonts w:eastAsia="游明朝"/>
        </w:rPr>
        <w:t>.</w:t>
      </w:r>
    </w:p>
    <w:p w14:paraId="26B826FE" w14:textId="77777777" w:rsidR="001B1CAD" w:rsidRPr="00F13428" w:rsidRDefault="001B1CAD">
      <w:pPr>
        <w:ind w:firstLine="300"/>
        <w:rPr>
          <w:rFonts w:eastAsia="DengXian"/>
          <w:lang w:eastAsia="zh-CN"/>
        </w:rPr>
      </w:pPr>
    </w:p>
    <w:p w14:paraId="24AF3622" w14:textId="468DD4AA" w:rsidR="001B1CAD" w:rsidRPr="00F13428" w:rsidRDefault="000D0E48" w:rsidP="001B1CAD">
      <w:pPr>
        <w:rPr>
          <w:rFonts w:eastAsia="DengXian"/>
          <w:lang w:eastAsia="zh-CN"/>
        </w:rPr>
      </w:pPr>
      <w:r w:rsidRPr="00F13428">
        <w:rPr>
          <w:rFonts w:eastAsia="DengXian"/>
          <w:b/>
          <w:bCs/>
          <w:highlight w:val="darkGray"/>
          <w:lang w:eastAsia="zh-CN"/>
        </w:rPr>
        <w:t>Acknowledgments</w:t>
      </w:r>
    </w:p>
    <w:p w14:paraId="4A06551C" w14:textId="6981C117" w:rsidR="000F1EE3" w:rsidRPr="00F13428" w:rsidRDefault="000D0E48">
      <w:pPr>
        <w:ind w:firstLine="300"/>
      </w:pPr>
      <w:r w:rsidRPr="00F13428">
        <w:t xml:space="preserve">The authors </w:t>
      </w:r>
      <w:del w:id="1120" w:author="Author" w:date="2026-06-09T03:19:00Z">
        <w:r w:rsidRPr="00F13428">
          <w:delText xml:space="preserve">would like to </w:delText>
        </w:r>
      </w:del>
      <w:r w:rsidRPr="00F13428">
        <w:t xml:space="preserve">acknowledge the use of the AI language model ChatGPT for </w:t>
      </w:r>
      <w:r w:rsidRPr="00F13428">
        <w:rPr>
          <w:rFonts w:eastAsia="游明朝"/>
        </w:rPr>
        <w:t>assistance in improving the clarity and fluency of the manuscript</w:t>
      </w:r>
      <w:del w:id="1121" w:author="Author" w:date="2026-06-09T03:19:00Z">
        <w:r w:rsidRPr="00F13428">
          <w:delText>’s English writing</w:delText>
        </w:r>
      </w:del>
      <w:r w:rsidRPr="00F13428">
        <w:t xml:space="preserve">. All intellectual content, analyses, and interpretations presented in this work remain solely those of the authors. The use of </w:t>
      </w:r>
      <w:r w:rsidRPr="00F13428">
        <w:rPr>
          <w:rFonts w:eastAsia="游明朝"/>
        </w:rPr>
        <w:t>AI tools complied with the journal’s policies on AI-assisted writing.</w:t>
      </w:r>
    </w:p>
    <w:p w14:paraId="6FFBDD59" w14:textId="77777777" w:rsidR="000F1EE3" w:rsidRPr="00F13428" w:rsidRDefault="000D0E48">
      <w:pPr>
        <w:pStyle w:val="bibheading"/>
        <w:widowControl/>
        <w:spacing w:before="120"/>
        <w:rPr>
          <w:highlight w:val="darkGray"/>
        </w:rPr>
      </w:pPr>
      <w:commentRangeStart w:id="1122"/>
      <w:r w:rsidRPr="00F13428">
        <w:rPr>
          <w:highlight w:val="darkGray"/>
        </w:rPr>
        <w:t>References</w:t>
      </w:r>
      <w:commentRangeEnd w:id="1122"/>
      <w:r w:rsidR="005D78A0" w:rsidRPr="00F13428">
        <w:rPr>
          <w:rStyle w:val="af5"/>
          <w:sz w:val="32"/>
          <w:szCs w:val="32"/>
          <w:highlight w:val="darkGray"/>
        </w:rPr>
        <w:commentReference w:id="1122"/>
      </w:r>
    </w:p>
    <w:p w14:paraId="2C6798CB" w14:textId="77777777" w:rsidR="000F1EE3" w:rsidRPr="00F13428" w:rsidRDefault="000D0E48">
      <w:pPr>
        <w:pStyle w:val="bibitem"/>
        <w:widowControl/>
        <w:spacing w:before="60"/>
        <w:ind w:left="450" w:firstLine="0"/>
        <w:rPr>
          <w:highlight w:val="darkGray"/>
        </w:rPr>
      </w:pPr>
      <w:r w:rsidRPr="00F13428">
        <w:rPr>
          <w:highlight w:val="darkGray"/>
        </w:rPr>
        <w:t>[</w:t>
      </w:r>
      <w:bookmarkStart w:id="1123" w:name="BIB_jin_pubmed_2024"/>
      <w:r w:rsidRPr="00F13428">
        <w:rPr>
          <w:highlight w:val="darkGray"/>
        </w:rPr>
        <w:t>1</w:t>
      </w:r>
      <w:bookmarkEnd w:id="1123"/>
      <w:r w:rsidRPr="00F13428">
        <w:rPr>
          <w:highlight w:val="darkGray"/>
        </w:rPr>
        <w:t>]</w:t>
      </w:r>
      <w:r w:rsidRPr="00F13428">
        <w:rPr>
          <w:highlight w:val="darkGray"/>
        </w:rPr>
        <w:tab/>
      </w:r>
      <w:r w:rsidRPr="00F13428">
        <w:rPr>
          <w:highlight w:val="darkGray"/>
        </w:rPr>
        <w:t xml:space="preserve">Q. Jin, R. Leaman, and Z. Lu, “PubMed and beyond: biomedical literature search in the age of artificial intelligence,” eBioMedicine, Vol.100, p. 104988, 2024. </w:t>
      </w:r>
      <w:r w:rsidRPr="00F13428">
        <w:rPr>
          <w:rFonts w:ascii="Courier New" w:hAnsi="Courier New" w:cs="Courier New"/>
          <w:highlight w:val="darkGray"/>
        </w:rPr>
        <w:t>https://doi.org/10.1016/j.ebiom.2024.104988</w:t>
      </w:r>
    </w:p>
    <w:p w14:paraId="1D5D6828" w14:textId="77777777" w:rsidR="000F1EE3" w:rsidRPr="00F13428" w:rsidRDefault="000D0E48">
      <w:pPr>
        <w:pStyle w:val="bibitem"/>
        <w:widowControl/>
        <w:ind w:left="450" w:firstLine="0"/>
        <w:rPr>
          <w:highlight w:val="darkGray"/>
        </w:rPr>
      </w:pPr>
      <w:r w:rsidRPr="00F13428">
        <w:rPr>
          <w:highlight w:val="darkGray"/>
        </w:rPr>
        <w:t>[</w:t>
      </w:r>
      <w:bookmarkStart w:id="1124" w:name="BIB_fu_designing_2020"/>
      <w:r w:rsidRPr="00F13428">
        <w:rPr>
          <w:highlight w:val="darkGray"/>
        </w:rPr>
        <w:t>2</w:t>
      </w:r>
      <w:bookmarkEnd w:id="1124"/>
      <w:r w:rsidRPr="00F13428">
        <w:rPr>
          <w:highlight w:val="darkGray"/>
        </w:rPr>
        <w:t>]</w:t>
      </w:r>
      <w:r w:rsidRPr="00F13428">
        <w:rPr>
          <w:highlight w:val="darkGray"/>
        </w:rPr>
        <w:tab/>
        <w:t xml:space="preserve">H. C. Huurdeman and J. Kamps, “Designing multistage search systems to support the information seeking process,” in Understanding and Improving Information Search, W. T. Fu and H. Van Oostendorp, Eds. plus 0.5em minus 0.4emCham: Springer International Publishing, 2020, pp. 113-137. </w:t>
      </w:r>
      <w:r w:rsidRPr="00F13428">
        <w:rPr>
          <w:rFonts w:ascii="Courier New" w:hAnsi="Courier New" w:cs="Courier New"/>
          <w:highlight w:val="darkGray"/>
        </w:rPr>
        <w:t>https://doi.org/10.1007/978-3-030-38825-6_7</w:t>
      </w:r>
    </w:p>
    <w:p w14:paraId="23719A27" w14:textId="77777777" w:rsidR="000F1EE3" w:rsidRPr="00F13428" w:rsidRDefault="000D0E48">
      <w:pPr>
        <w:pStyle w:val="bibitem"/>
        <w:widowControl/>
        <w:ind w:left="450" w:firstLine="0"/>
        <w:rPr>
          <w:highlight w:val="darkGray"/>
        </w:rPr>
      </w:pPr>
      <w:r w:rsidRPr="00F13428">
        <w:rPr>
          <w:highlight w:val="darkGray"/>
        </w:rPr>
        <w:t>[</w:t>
      </w:r>
      <w:bookmarkStart w:id="1125" w:name="BIB_blei_latent_2003"/>
      <w:r w:rsidRPr="00F13428">
        <w:rPr>
          <w:highlight w:val="darkGray"/>
        </w:rPr>
        <w:t>3</w:t>
      </w:r>
      <w:bookmarkEnd w:id="1125"/>
      <w:r w:rsidRPr="00F13428">
        <w:rPr>
          <w:highlight w:val="darkGray"/>
        </w:rPr>
        <w:t>]</w:t>
      </w:r>
      <w:r w:rsidRPr="00F13428">
        <w:rPr>
          <w:highlight w:val="darkGray"/>
        </w:rPr>
        <w:tab/>
        <w:t>D. M. Blei, A. Y. Ng, and M. I. Jordan, “Latent Dirichlet allocation,” Journal of Machine Learning Research, Vol.3,</w:t>
      </w:r>
    </w:p>
    <w:p w14:paraId="583398EB" w14:textId="77777777" w:rsidR="000F1EE3" w:rsidRPr="00F13428" w:rsidRDefault="000D0E48">
      <w:pPr>
        <w:ind w:left="450"/>
        <w:rPr>
          <w:highlight w:val="darkGray"/>
        </w:rPr>
      </w:pPr>
      <w:r w:rsidRPr="00F13428">
        <w:rPr>
          <w:highlight w:val="darkGray"/>
        </w:rPr>
        <w:t>pp. 993-1022, 2003.</w:t>
      </w:r>
    </w:p>
    <w:p w14:paraId="4E7E458A" w14:textId="77777777" w:rsidR="000F1EE3" w:rsidRPr="00F13428" w:rsidRDefault="000D0E48">
      <w:pPr>
        <w:pStyle w:val="bibitem"/>
        <w:widowControl/>
        <w:ind w:left="450" w:firstLine="0"/>
        <w:rPr>
          <w:highlight w:val="darkGray"/>
        </w:rPr>
      </w:pPr>
      <w:r w:rsidRPr="00F13428">
        <w:rPr>
          <w:highlight w:val="darkGray"/>
        </w:rPr>
        <w:t>[</w:t>
      </w:r>
      <w:bookmarkStart w:id="1126" w:name="BIB_blei_probabilistic_2012"/>
      <w:r w:rsidRPr="00F13428">
        <w:rPr>
          <w:highlight w:val="darkGray"/>
        </w:rPr>
        <w:t>4</w:t>
      </w:r>
      <w:bookmarkEnd w:id="1126"/>
      <w:r w:rsidRPr="00F13428">
        <w:rPr>
          <w:highlight w:val="darkGray"/>
        </w:rPr>
        <w:t>]</w:t>
      </w:r>
      <w:r w:rsidRPr="00F13428">
        <w:rPr>
          <w:highlight w:val="darkGray"/>
        </w:rPr>
        <w:tab/>
        <w:t xml:space="preserve">D. M. Blei, “Probabilistic topic models,” Communications of the ACM, Vol.55, No.4, pp. 77-84, 2012. </w:t>
      </w:r>
      <w:r w:rsidRPr="00F13428">
        <w:rPr>
          <w:rFonts w:ascii="Courier New" w:hAnsi="Courier New" w:cs="Courier New"/>
          <w:highlight w:val="darkGray"/>
        </w:rPr>
        <w:t>https://doi.org/10.1145/2133806.2133826</w:t>
      </w:r>
    </w:p>
    <w:p w14:paraId="5D3E94A0" w14:textId="77777777" w:rsidR="000F1EE3" w:rsidRPr="00F13428" w:rsidRDefault="000D0E48">
      <w:pPr>
        <w:pStyle w:val="bibitem"/>
        <w:widowControl/>
        <w:ind w:left="450" w:firstLine="0"/>
        <w:rPr>
          <w:highlight w:val="darkGray"/>
        </w:rPr>
      </w:pPr>
      <w:r w:rsidRPr="00F13428">
        <w:rPr>
          <w:highlight w:val="darkGray"/>
        </w:rPr>
        <w:t>[</w:t>
      </w:r>
      <w:bookmarkStart w:id="1127" w:name="BIB_kavvadias_supporting_2020"/>
      <w:r w:rsidRPr="00F13428">
        <w:rPr>
          <w:highlight w:val="darkGray"/>
        </w:rPr>
        <w:t>5</w:t>
      </w:r>
      <w:bookmarkEnd w:id="1127"/>
      <w:r w:rsidRPr="00F13428">
        <w:rPr>
          <w:highlight w:val="darkGray"/>
        </w:rPr>
        <w:t>]</w:t>
      </w:r>
      <w:r w:rsidRPr="00F13428">
        <w:rPr>
          <w:highlight w:val="darkGray"/>
        </w:rPr>
        <w:tab/>
        <w:t xml:space="preserve">S. Kavvadias, G. Drosatos, and E. Kaldoudi, “Supporting topic modeling and trends analysis in biomedical literature,” Journal of Biomedical Informatics, Vol.110, p. 103574, 2020. </w:t>
      </w:r>
      <w:r w:rsidRPr="00F13428">
        <w:rPr>
          <w:rFonts w:ascii="Courier New" w:hAnsi="Courier New" w:cs="Courier New"/>
          <w:highlight w:val="darkGray"/>
        </w:rPr>
        <w:t>https://doi.org/10.1016/j.jbi.2020.103574</w:t>
      </w:r>
    </w:p>
    <w:p w14:paraId="44D8A1A1" w14:textId="77777777" w:rsidR="000F1EE3" w:rsidRPr="00F13428" w:rsidRDefault="000D0E48">
      <w:pPr>
        <w:pStyle w:val="bibitem"/>
        <w:widowControl/>
        <w:ind w:left="450" w:firstLine="0"/>
        <w:rPr>
          <w:highlight w:val="darkGray"/>
        </w:rPr>
      </w:pPr>
      <w:r w:rsidRPr="00F13428">
        <w:rPr>
          <w:highlight w:val="darkGray"/>
        </w:rPr>
        <w:lastRenderedPageBreak/>
        <w:t>[</w:t>
      </w:r>
      <w:bookmarkStart w:id="1128" w:name="BIB_kilicoglu_biomedical_2018"/>
      <w:r w:rsidRPr="00F13428">
        <w:rPr>
          <w:highlight w:val="darkGray"/>
        </w:rPr>
        <w:t>6</w:t>
      </w:r>
      <w:bookmarkEnd w:id="1128"/>
      <w:r w:rsidRPr="00F13428">
        <w:rPr>
          <w:highlight w:val="darkGray"/>
        </w:rPr>
        <w:t>]</w:t>
      </w:r>
      <w:r w:rsidRPr="00F13428">
        <w:rPr>
          <w:highlight w:val="darkGray"/>
        </w:rPr>
        <w:tab/>
        <w:t xml:space="preserve">H. Kilicoglu, “Biomedical text mining for research rigor and integrity: tasks, challenges, directions,” Briefings in Bioinformatics, Vol.19, No.6, pp. 1400-1414, 2018. </w:t>
      </w:r>
      <w:r w:rsidRPr="00F13428">
        <w:rPr>
          <w:rFonts w:ascii="Courier New" w:hAnsi="Courier New" w:cs="Courier New"/>
          <w:highlight w:val="darkGray"/>
        </w:rPr>
        <w:t>https://doi.org/10.1093/bib/bbx057</w:t>
      </w:r>
    </w:p>
    <w:p w14:paraId="45BD7FB8" w14:textId="77777777" w:rsidR="000F1EE3" w:rsidRPr="00F13428" w:rsidRDefault="000D0E48">
      <w:pPr>
        <w:pStyle w:val="bibitem"/>
        <w:widowControl/>
        <w:ind w:left="450" w:firstLine="0"/>
        <w:rPr>
          <w:highlight w:val="darkGray"/>
        </w:rPr>
      </w:pPr>
      <w:r w:rsidRPr="00F13428">
        <w:rPr>
          <w:highlight w:val="darkGray"/>
        </w:rPr>
        <w:t>[</w:t>
      </w:r>
      <w:bookmarkStart w:id="1129" w:name="BIB_mikolov_efficient_2013"/>
      <w:r w:rsidRPr="00F13428">
        <w:rPr>
          <w:highlight w:val="darkGray"/>
        </w:rPr>
        <w:t>7</w:t>
      </w:r>
      <w:bookmarkEnd w:id="1129"/>
      <w:r w:rsidRPr="00F13428">
        <w:rPr>
          <w:highlight w:val="darkGray"/>
        </w:rPr>
        <w:t>]</w:t>
      </w:r>
      <w:r w:rsidRPr="00F13428">
        <w:rPr>
          <w:highlight w:val="darkGray"/>
        </w:rPr>
        <w:tab/>
        <w:t xml:space="preserve">T. Mikolov, K. Chen, G. Corrado, and J. Dean, “Efficient estimation of word representations in vector space,” 2013, arXiv:1301.3781. </w:t>
      </w:r>
      <w:r w:rsidRPr="00F13428">
        <w:rPr>
          <w:rFonts w:ascii="Courier New" w:hAnsi="Courier New" w:cs="Courier New"/>
          <w:highlight w:val="darkGray"/>
        </w:rPr>
        <w:t>https://doi.org/10.48550/arXiv.1301.3781</w:t>
      </w:r>
    </w:p>
    <w:p w14:paraId="11D994B5" w14:textId="77777777" w:rsidR="000F1EE3" w:rsidRPr="00F13428" w:rsidRDefault="000D0E48">
      <w:pPr>
        <w:pStyle w:val="bibitem"/>
        <w:widowControl/>
        <w:ind w:left="450" w:firstLine="0"/>
        <w:rPr>
          <w:highlight w:val="darkGray"/>
        </w:rPr>
      </w:pPr>
      <w:r w:rsidRPr="00F13428">
        <w:rPr>
          <w:highlight w:val="darkGray"/>
        </w:rPr>
        <w:t>[</w:t>
      </w:r>
      <w:bookmarkStart w:id="1130" w:name="BIB_dieng_topic_2020"/>
      <w:r w:rsidRPr="00F13428">
        <w:rPr>
          <w:highlight w:val="darkGray"/>
        </w:rPr>
        <w:t>8</w:t>
      </w:r>
      <w:bookmarkEnd w:id="1130"/>
      <w:r w:rsidRPr="00F13428">
        <w:rPr>
          <w:highlight w:val="darkGray"/>
        </w:rPr>
        <w:t>]</w:t>
      </w:r>
      <w:r w:rsidRPr="00F13428">
        <w:rPr>
          <w:highlight w:val="darkGray"/>
        </w:rPr>
        <w:tab/>
        <w:t xml:space="preserve">A. B. Dieng, F. J. R. Ruiz, and D. M. Blei, “Topic modeling in embedding spaces,” Transactions of the Association for Computational Linguistics, Vol.8, pp. 439-453, 2020. </w:t>
      </w:r>
      <w:r w:rsidRPr="00F13428">
        <w:rPr>
          <w:rFonts w:ascii="Courier New" w:hAnsi="Courier New" w:cs="Courier New"/>
          <w:highlight w:val="darkGray"/>
        </w:rPr>
        <w:t>https://doi.org/10.1162/tacl_a_00325</w:t>
      </w:r>
    </w:p>
    <w:p w14:paraId="632A9594" w14:textId="77777777" w:rsidR="000F1EE3" w:rsidRPr="00F13428" w:rsidRDefault="000D0E48">
      <w:pPr>
        <w:pStyle w:val="bibitem"/>
        <w:widowControl/>
        <w:ind w:left="450" w:firstLine="0"/>
        <w:rPr>
          <w:highlight w:val="darkGray"/>
        </w:rPr>
      </w:pPr>
      <w:r w:rsidRPr="00F13428">
        <w:rPr>
          <w:highlight w:val="darkGray"/>
        </w:rPr>
        <w:t>[</w:t>
      </w:r>
      <w:bookmarkStart w:id="1131" w:name="BIB_angelov_top2vec_2020"/>
      <w:r w:rsidRPr="00F13428">
        <w:rPr>
          <w:highlight w:val="darkGray"/>
        </w:rPr>
        <w:t>9</w:t>
      </w:r>
      <w:bookmarkEnd w:id="1131"/>
      <w:r w:rsidRPr="00F13428">
        <w:rPr>
          <w:highlight w:val="darkGray"/>
        </w:rPr>
        <w:t>]</w:t>
      </w:r>
      <w:r w:rsidRPr="00F13428">
        <w:rPr>
          <w:highlight w:val="darkGray"/>
        </w:rPr>
        <w:tab/>
        <w:t xml:space="preserve">D. Angelov, “Top2Vec: distributed representations of topics,” 2020, arXiv:2008.09470. </w:t>
      </w:r>
      <w:r w:rsidRPr="00F13428">
        <w:rPr>
          <w:rFonts w:ascii="Courier New" w:hAnsi="Courier New" w:cs="Courier New"/>
          <w:highlight w:val="darkGray"/>
        </w:rPr>
        <w:t>https://doi.org/10.48550/arXiv.2008.09470</w:t>
      </w:r>
    </w:p>
    <w:p w14:paraId="73B946F3" w14:textId="77777777" w:rsidR="000F1EE3" w:rsidRPr="00F13428" w:rsidRDefault="000D0E48">
      <w:pPr>
        <w:pStyle w:val="bibitem"/>
        <w:widowControl/>
        <w:ind w:left="450" w:firstLine="0"/>
        <w:rPr>
          <w:highlight w:val="darkGray"/>
        </w:rPr>
      </w:pPr>
      <w:r w:rsidRPr="00F13428">
        <w:rPr>
          <w:highlight w:val="darkGray"/>
        </w:rPr>
        <w:t>[</w:t>
      </w:r>
      <w:bookmarkStart w:id="1132" w:name="BIB_devlin_bert_2019"/>
      <w:r w:rsidRPr="00F13428">
        <w:rPr>
          <w:highlight w:val="darkGray"/>
        </w:rPr>
        <w:t>10</w:t>
      </w:r>
      <w:bookmarkEnd w:id="1132"/>
      <w:r w:rsidRPr="00F13428">
        <w:rPr>
          <w:highlight w:val="darkGray"/>
        </w:rPr>
        <w:t>]</w:t>
      </w:r>
      <w:r w:rsidRPr="00F13428">
        <w:rPr>
          <w:highlight w:val="darkGray"/>
        </w:rPr>
        <w:tab/>
        <w:t xml:space="preserve">J. Devlin, M.-W. Chang, K. Lee, and K. Toutanova, “BERT: pre-training of deep bidirectional transformers for language understanding,” Proceedings of the 2019 Conference of the North American Chapter of the Association for Computational Linguistics: Human Language Technologies, pp. 4171-4186. plus 0.5em minus 0.4emMinneapolis, MN, USA: Association for Computational Linguistics, Jun. 2019. </w:t>
      </w:r>
      <w:r w:rsidRPr="00F13428">
        <w:rPr>
          <w:rFonts w:ascii="Courier New" w:hAnsi="Courier New" w:cs="Courier New"/>
          <w:highlight w:val="darkGray"/>
        </w:rPr>
        <w:t>https://doi.org/10.18653/v1/N19-1423</w:t>
      </w:r>
    </w:p>
    <w:p w14:paraId="25E3BF9B" w14:textId="77777777" w:rsidR="000F1EE3" w:rsidRPr="00F13428" w:rsidRDefault="000D0E48">
      <w:pPr>
        <w:pStyle w:val="bibitem"/>
        <w:widowControl/>
        <w:ind w:left="450" w:firstLine="0"/>
        <w:rPr>
          <w:highlight w:val="darkGray"/>
        </w:rPr>
      </w:pPr>
      <w:r w:rsidRPr="00F13428">
        <w:rPr>
          <w:highlight w:val="darkGray"/>
        </w:rPr>
        <w:t>[</w:t>
      </w:r>
      <w:bookmarkStart w:id="1133" w:name="BIB_beltagy_scibert_2019"/>
      <w:r w:rsidRPr="00F13428">
        <w:rPr>
          <w:highlight w:val="darkGray"/>
        </w:rPr>
        <w:t>11</w:t>
      </w:r>
      <w:bookmarkEnd w:id="1133"/>
      <w:r w:rsidRPr="00F13428">
        <w:rPr>
          <w:highlight w:val="darkGray"/>
        </w:rPr>
        <w:t>]</w:t>
      </w:r>
      <w:r w:rsidRPr="00F13428">
        <w:rPr>
          <w:highlight w:val="darkGray"/>
        </w:rPr>
        <w:tab/>
        <w:t xml:space="preserve">I. Beltagy, K. Lo, and A. Cohan, “SciBERT: a pretrained language model for scientific text,” Proceedings of the 2019 Conference on Empirical Methods in Natural Language Processing and the 9th International Joint Conference on Natural Language Processing (EMNLP-IJCNLP), pp. 3615-3620. plus 0.5em minus 0.4emHong Kong, China: Association for Computational Linguistics, Nov. 2019. </w:t>
      </w:r>
      <w:r w:rsidRPr="00F13428">
        <w:rPr>
          <w:rFonts w:ascii="Courier New" w:hAnsi="Courier New" w:cs="Courier New"/>
          <w:highlight w:val="darkGray"/>
        </w:rPr>
        <w:t>https://doi.org/10.18653/v1/D19-1371</w:t>
      </w:r>
    </w:p>
    <w:p w14:paraId="2D3A635E" w14:textId="77777777" w:rsidR="000F1EE3" w:rsidRPr="00F13428" w:rsidRDefault="000D0E48">
      <w:pPr>
        <w:pStyle w:val="bibitem"/>
        <w:widowControl/>
        <w:ind w:left="450" w:firstLine="0"/>
        <w:rPr>
          <w:highlight w:val="darkGray"/>
        </w:rPr>
      </w:pPr>
      <w:r w:rsidRPr="00F13428">
        <w:rPr>
          <w:highlight w:val="darkGray"/>
        </w:rPr>
        <w:t>[</w:t>
      </w:r>
      <w:bookmarkStart w:id="1134" w:name="BIB_lee_biobert_2020"/>
      <w:r w:rsidRPr="00F13428">
        <w:rPr>
          <w:highlight w:val="darkGray"/>
        </w:rPr>
        <w:t>12</w:t>
      </w:r>
      <w:bookmarkEnd w:id="1134"/>
      <w:r w:rsidRPr="00F13428">
        <w:rPr>
          <w:highlight w:val="darkGray"/>
        </w:rPr>
        <w:t>]</w:t>
      </w:r>
      <w:r w:rsidRPr="00F13428">
        <w:rPr>
          <w:highlight w:val="darkGray"/>
        </w:rPr>
        <w:tab/>
        <w:t xml:space="preserve">J. Lee, W. Yoon, S. Kim, D. Kim, S. Kim, C. H. So, and J. Kang, “BioBERT: a pre-trained biomedical language representation model for biomedical text mining,” Bioinformatics, Vol.36, No.4, pp. 1234-1240, 2020. </w:t>
      </w:r>
      <w:r w:rsidRPr="00F13428">
        <w:rPr>
          <w:rFonts w:ascii="Courier New" w:hAnsi="Courier New" w:cs="Courier New"/>
          <w:highlight w:val="darkGray"/>
        </w:rPr>
        <w:t>https://doi.org/10.1093/bioinformatics/btz682</w:t>
      </w:r>
    </w:p>
    <w:p w14:paraId="3402E09F" w14:textId="77777777" w:rsidR="000F1EE3" w:rsidRPr="00F13428" w:rsidRDefault="000D0E48">
      <w:pPr>
        <w:pStyle w:val="bibitem"/>
        <w:widowControl/>
        <w:ind w:left="450" w:firstLine="0"/>
        <w:rPr>
          <w:highlight w:val="darkGray"/>
        </w:rPr>
      </w:pPr>
      <w:r w:rsidRPr="00F13428">
        <w:rPr>
          <w:highlight w:val="darkGray"/>
        </w:rPr>
        <w:t>[</w:t>
      </w:r>
      <w:bookmarkStart w:id="1135" w:name="BIB_grootendorst_bertopic_2022"/>
      <w:r w:rsidRPr="00F13428">
        <w:rPr>
          <w:highlight w:val="darkGray"/>
        </w:rPr>
        <w:t>13</w:t>
      </w:r>
      <w:bookmarkEnd w:id="1135"/>
      <w:r w:rsidRPr="00F13428">
        <w:rPr>
          <w:highlight w:val="darkGray"/>
        </w:rPr>
        <w:t>]</w:t>
      </w:r>
      <w:r w:rsidRPr="00F13428">
        <w:rPr>
          <w:highlight w:val="darkGray"/>
        </w:rPr>
        <w:tab/>
      </w:r>
      <w:r w:rsidRPr="00F13428">
        <w:rPr>
          <w:highlight w:val="darkGray"/>
        </w:rPr>
        <w:t xml:space="preserve">M. Grootendorst, “BERTopic: neural topic modeling with a class-based TF-IDF procedure,” 2022, arXiv:2203.05794. </w:t>
      </w:r>
      <w:r w:rsidRPr="00F13428">
        <w:rPr>
          <w:rFonts w:ascii="Courier New" w:hAnsi="Courier New" w:cs="Courier New"/>
          <w:highlight w:val="darkGray"/>
        </w:rPr>
        <w:t>https://doi.org/10.48550/arXiv.2203.05794</w:t>
      </w:r>
    </w:p>
    <w:p w14:paraId="6D6FF492" w14:textId="77777777" w:rsidR="000F1EE3" w:rsidRPr="00F13428" w:rsidRDefault="000D0E48">
      <w:pPr>
        <w:pStyle w:val="bibitem"/>
        <w:widowControl/>
        <w:ind w:left="450" w:firstLine="0"/>
        <w:rPr>
          <w:highlight w:val="darkGray"/>
        </w:rPr>
      </w:pPr>
      <w:r w:rsidRPr="00F13428">
        <w:rPr>
          <w:highlight w:val="darkGray"/>
        </w:rPr>
        <w:t>[</w:t>
      </w:r>
      <w:bookmarkStart w:id="1136" w:name="BIB_gu_domain_2022"/>
      <w:r w:rsidRPr="00F13428">
        <w:rPr>
          <w:highlight w:val="darkGray"/>
        </w:rPr>
        <w:t>14</w:t>
      </w:r>
      <w:bookmarkEnd w:id="1136"/>
      <w:r w:rsidRPr="00F13428">
        <w:rPr>
          <w:highlight w:val="darkGray"/>
        </w:rPr>
        <w:t>]</w:t>
      </w:r>
      <w:r w:rsidRPr="00F13428">
        <w:rPr>
          <w:highlight w:val="darkGray"/>
        </w:rPr>
        <w:tab/>
        <w:t xml:space="preserve">Y. Gu, R. Tinn, H. Cheng, M. Lucas, N. Usuyama, X. Liu, T. Naumann, J. Gao, and H. Poon, “Domain-specific language model pretraining for biomedical natural language processing,” ACM Transactions on Computing for Healthcare, Vol.3, No.1, pp. 1-23, 2022. </w:t>
      </w:r>
      <w:r w:rsidRPr="00F13428">
        <w:rPr>
          <w:rFonts w:ascii="Courier New" w:hAnsi="Courier New" w:cs="Courier New"/>
          <w:highlight w:val="darkGray"/>
        </w:rPr>
        <w:t>https://doi.org/10.1145/3458754</w:t>
      </w:r>
    </w:p>
    <w:p w14:paraId="7B0689CF" w14:textId="77777777" w:rsidR="000F1EE3" w:rsidRPr="00F13428" w:rsidRDefault="000D0E48">
      <w:pPr>
        <w:pStyle w:val="bibitem"/>
        <w:widowControl/>
        <w:ind w:left="450" w:firstLine="0"/>
        <w:rPr>
          <w:highlight w:val="darkGray"/>
        </w:rPr>
      </w:pPr>
      <w:r w:rsidRPr="00F13428">
        <w:rPr>
          <w:highlight w:val="darkGray"/>
        </w:rPr>
        <w:t>[</w:t>
      </w:r>
      <w:bookmarkStart w:id="1137" w:name="BIB_reimers_sentence_bert_2019"/>
      <w:r w:rsidRPr="00F13428">
        <w:rPr>
          <w:highlight w:val="darkGray"/>
        </w:rPr>
        <w:t>15</w:t>
      </w:r>
      <w:bookmarkEnd w:id="1137"/>
      <w:r w:rsidRPr="00F13428">
        <w:rPr>
          <w:highlight w:val="darkGray"/>
        </w:rPr>
        <w:t>]</w:t>
      </w:r>
      <w:r w:rsidRPr="00F13428">
        <w:rPr>
          <w:highlight w:val="darkGray"/>
        </w:rPr>
        <w:tab/>
        <w:t xml:space="preserve">N. Reimers and I. Gurevych, “Sentence-BERT: sentence embeddings using siamese BERT-networks,” 2019, arXiv:1908.10084. </w:t>
      </w:r>
      <w:r w:rsidRPr="00F13428">
        <w:rPr>
          <w:rFonts w:ascii="Courier New" w:hAnsi="Courier New" w:cs="Courier New"/>
          <w:highlight w:val="darkGray"/>
        </w:rPr>
        <w:t>https://doi.org/10.48550/arXiv.1908.10084</w:t>
      </w:r>
    </w:p>
    <w:p w14:paraId="44E1C54E" w14:textId="77777777" w:rsidR="000F1EE3" w:rsidRPr="00F13428" w:rsidRDefault="000D0E48">
      <w:pPr>
        <w:pStyle w:val="bibitem"/>
        <w:widowControl/>
        <w:ind w:left="450" w:firstLine="0"/>
        <w:rPr>
          <w:highlight w:val="darkGray"/>
        </w:rPr>
      </w:pPr>
      <w:r w:rsidRPr="00F13428">
        <w:rPr>
          <w:highlight w:val="darkGray"/>
        </w:rPr>
        <w:t>[</w:t>
      </w:r>
      <w:bookmarkStart w:id="1138" w:name="BIB_yu_improving_2016"/>
      <w:r w:rsidRPr="00F13428">
        <w:rPr>
          <w:highlight w:val="darkGray"/>
        </w:rPr>
        <w:t>16</w:t>
      </w:r>
      <w:bookmarkEnd w:id="1138"/>
      <w:r w:rsidRPr="00F13428">
        <w:rPr>
          <w:highlight w:val="darkGray"/>
        </w:rPr>
        <w:t>]</w:t>
      </w:r>
      <w:r w:rsidRPr="00F13428">
        <w:rPr>
          <w:highlight w:val="darkGray"/>
        </w:rPr>
        <w:tab/>
        <w:t xml:space="preserve">Z. Yu, E. Bernstam, T. Cohen, B. C. Wallace, and T. R. Johnson, “Improving the utility of MeSH terms using the TopicalMeSH representation,” Journal of Biomedical Informatics, Vol.61, pp. 77-86, 2016. </w:t>
      </w:r>
      <w:r w:rsidRPr="00F13428">
        <w:rPr>
          <w:rFonts w:ascii="Courier New" w:hAnsi="Courier New" w:cs="Courier New"/>
          <w:highlight w:val="darkGray"/>
        </w:rPr>
        <w:t>https://doi.org/10.1016/j.jbi.2016.03.013</w:t>
      </w:r>
    </w:p>
    <w:p w14:paraId="245B2BF6" w14:textId="77777777" w:rsidR="000F1EE3" w:rsidRPr="00F13428" w:rsidRDefault="000D0E48">
      <w:pPr>
        <w:pStyle w:val="bibitem"/>
        <w:widowControl/>
        <w:ind w:left="450" w:firstLine="0"/>
        <w:rPr>
          <w:highlight w:val="darkGray"/>
        </w:rPr>
      </w:pPr>
      <w:r w:rsidRPr="00F13428">
        <w:rPr>
          <w:highlight w:val="darkGray"/>
        </w:rPr>
        <w:t>[</w:t>
      </w:r>
      <w:bookmarkStart w:id="1139" w:name="BIB_mimno_optimizing_2011"/>
      <w:r w:rsidRPr="00F13428">
        <w:rPr>
          <w:highlight w:val="darkGray"/>
        </w:rPr>
        <w:t>17</w:t>
      </w:r>
      <w:bookmarkEnd w:id="1139"/>
      <w:r w:rsidRPr="00F13428">
        <w:rPr>
          <w:highlight w:val="darkGray"/>
        </w:rPr>
        <w:t>]</w:t>
      </w:r>
      <w:r w:rsidRPr="00F13428">
        <w:rPr>
          <w:highlight w:val="darkGray"/>
        </w:rPr>
        <w:tab/>
        <w:t>D. Mimno, H. Wallach, E. Talley, M. Leenders, and A. McCallum, “Optimizing semantic coherence in topic models,” Proceedings of the 2011 Conference on Empirical Methods in Natural Language Processing, pp. 262-272. plus 0.5em minus 0.4em Edinburgh, Scotland, UK: Association for Computational Linguistics, Jul. 2011.</w:t>
      </w:r>
    </w:p>
    <w:p w14:paraId="58B2420D" w14:textId="77777777" w:rsidR="000F1EE3" w:rsidRPr="00F13428" w:rsidRDefault="000D0E48">
      <w:pPr>
        <w:pStyle w:val="bibitem"/>
        <w:widowControl/>
        <w:ind w:left="450" w:firstLine="0"/>
        <w:rPr>
          <w:highlight w:val="darkGray"/>
        </w:rPr>
      </w:pPr>
      <w:r w:rsidRPr="00F13428">
        <w:rPr>
          <w:highlight w:val="darkGray"/>
        </w:rPr>
        <w:lastRenderedPageBreak/>
        <w:t>[</w:t>
      </w:r>
      <w:bookmarkStart w:id="1140" w:name="BIB_lezhnina_depression_2023"/>
      <w:r w:rsidRPr="00F13428">
        <w:rPr>
          <w:highlight w:val="darkGray"/>
        </w:rPr>
        <w:t>18</w:t>
      </w:r>
      <w:bookmarkEnd w:id="1140"/>
      <w:r w:rsidRPr="00F13428">
        <w:rPr>
          <w:highlight w:val="darkGray"/>
        </w:rPr>
        <w:t>]</w:t>
      </w:r>
      <w:r w:rsidRPr="00F13428">
        <w:rPr>
          <w:highlight w:val="darkGray"/>
        </w:rPr>
        <w:tab/>
        <w:t xml:space="preserve">O. Lezhnina, “Depression, anxiety, and burnout in academia: topic modeling of PubMed abstracts,” Frontiers in Research Metrics and Analytics, Vol.8, p. 1271385, 2023. </w:t>
      </w:r>
      <w:r w:rsidRPr="00F13428">
        <w:rPr>
          <w:rFonts w:ascii="Courier New" w:hAnsi="Courier New" w:cs="Courier New"/>
          <w:highlight w:val="darkGray"/>
        </w:rPr>
        <w:t>https://doi.org/10.3389/frma.2023.1271385</w:t>
      </w:r>
    </w:p>
    <w:p w14:paraId="499CC3B7" w14:textId="77777777" w:rsidR="000F1EE3" w:rsidRPr="00F13428" w:rsidRDefault="000D0E48">
      <w:pPr>
        <w:pStyle w:val="bibitem"/>
        <w:widowControl/>
        <w:ind w:left="450" w:firstLine="0"/>
        <w:rPr>
          <w:highlight w:val="darkGray"/>
        </w:rPr>
      </w:pPr>
      <w:r w:rsidRPr="00F13428">
        <w:rPr>
          <w:highlight w:val="darkGray"/>
        </w:rPr>
        <w:t>[</w:t>
      </w:r>
      <w:bookmarkStart w:id="1141" w:name="BIB_wang_graph_embedded_2022"/>
      <w:r w:rsidRPr="00F13428">
        <w:rPr>
          <w:highlight w:val="darkGray"/>
        </w:rPr>
        <w:t>19</w:t>
      </w:r>
      <w:bookmarkEnd w:id="1141"/>
      <w:r w:rsidRPr="00F13428">
        <w:rPr>
          <w:highlight w:val="darkGray"/>
        </w:rPr>
        <w:t>]</w:t>
      </w:r>
      <w:r w:rsidRPr="00F13428">
        <w:rPr>
          <w:highlight w:val="darkGray"/>
        </w:rPr>
        <w:tab/>
        <w:t xml:space="preserve">Y. Wang, R. Benavides, L. Diatchenko, A. V. Grant, and Y. Li, “A graph-embedded topic model enables characterization of diverse pain phenotypes among UK biobank individuals,” iScience, Vol.25, No.6, p. 104390, 2022. </w:t>
      </w:r>
      <w:r w:rsidRPr="00F13428">
        <w:rPr>
          <w:rFonts w:ascii="Courier New" w:hAnsi="Courier New" w:cs="Courier New"/>
          <w:highlight w:val="darkGray"/>
        </w:rPr>
        <w:t>https://doi.org/10.1016/j.isci.2022.104390</w:t>
      </w:r>
    </w:p>
    <w:p w14:paraId="1E0D18E7" w14:textId="77777777" w:rsidR="000F1EE3" w:rsidRPr="00F13428" w:rsidRDefault="000D0E48">
      <w:pPr>
        <w:pStyle w:val="bibitem"/>
        <w:widowControl/>
        <w:ind w:left="450" w:firstLine="0"/>
      </w:pPr>
      <w:r w:rsidRPr="00F13428">
        <w:rPr>
          <w:highlight w:val="darkGray"/>
        </w:rPr>
        <w:t>[</w:t>
      </w:r>
      <w:bookmarkStart w:id="1142" w:name="BIB_roder_exploring_2015"/>
      <w:r w:rsidRPr="00F13428">
        <w:rPr>
          <w:highlight w:val="darkGray"/>
        </w:rPr>
        <w:t>20</w:t>
      </w:r>
      <w:bookmarkEnd w:id="1142"/>
      <w:r w:rsidRPr="00F13428">
        <w:rPr>
          <w:highlight w:val="darkGray"/>
        </w:rPr>
        <w:t>]</w:t>
      </w:r>
      <w:r w:rsidRPr="00F13428">
        <w:rPr>
          <w:highlight w:val="darkGray"/>
        </w:rPr>
        <w:tab/>
        <w:t xml:space="preserve">M. RÃ¶der, A. Both, and A. Hinneburg, “Exploring the space of topic coherence measures,” Proceedings of the Eighth ACM International Conference on Web Search and Data Mining, pp. 399-408. plus 0.5em minus 0.4emNew York, NY, USA: Association for Computing Machinery, Feb. 2015. </w:t>
      </w:r>
      <w:r w:rsidRPr="00F13428">
        <w:rPr>
          <w:rFonts w:ascii="Courier New" w:hAnsi="Courier New" w:cs="Courier New"/>
          <w:highlight w:val="darkGray"/>
        </w:rPr>
        <w:t>https://doi.org/10.1145/2684822.2685324</w:t>
      </w:r>
    </w:p>
    <w:p w14:paraId="3DBFBA5F" w14:textId="77777777" w:rsidR="000F1EE3" w:rsidRPr="00F13428" w:rsidRDefault="000D0E48">
      <w:pPr>
        <w:jc w:val="center"/>
        <w:rPr>
          <w:highlight w:val="darkGray"/>
        </w:rPr>
      </w:pPr>
      <w:r w:rsidRPr="00F13428">
        <w:rPr>
          <w:highlight w:val="darkGray"/>
        </w:rPr>
        <w:t xml:space="preserve">[Sorry. Ignored </w:t>
      </w:r>
      <w:r w:rsidRPr="00F13428">
        <w:rPr>
          <w:rFonts w:ascii="Courier New" w:hAnsi="Courier New" w:cs="Courier New"/>
          <w:sz w:val="24"/>
          <w:szCs w:val="24"/>
          <w:highlight w:val="darkGray"/>
        </w:rPr>
        <w:t>\begin{profile} ... \end{profile}</w:t>
      </w:r>
      <w:r w:rsidRPr="00F13428">
        <w:rPr>
          <w:highlight w:val="darkGray"/>
        </w:rPr>
        <w:t>]</w:t>
      </w:r>
    </w:p>
    <w:p w14:paraId="7F5D9C5C" w14:textId="77777777" w:rsidR="000F1EE3" w:rsidRPr="00F13428" w:rsidRDefault="000D0E48">
      <w:pPr>
        <w:jc w:val="center"/>
        <w:rPr>
          <w:highlight w:val="darkGray"/>
        </w:rPr>
      </w:pPr>
      <w:r w:rsidRPr="00F13428">
        <w:rPr>
          <w:highlight w:val="darkGray"/>
        </w:rPr>
        <w:t xml:space="preserve">[Sorry. Ignored </w:t>
      </w:r>
      <w:r w:rsidRPr="00F13428">
        <w:rPr>
          <w:rFonts w:ascii="Courier New" w:hAnsi="Courier New" w:cs="Courier New"/>
          <w:sz w:val="24"/>
          <w:szCs w:val="24"/>
          <w:highlight w:val="darkGray"/>
        </w:rPr>
        <w:t>\begin{profile} ... \end{profile}</w:t>
      </w:r>
      <w:r w:rsidRPr="00F13428">
        <w:rPr>
          <w:highlight w:val="darkGray"/>
        </w:rPr>
        <w:t>]</w:t>
      </w:r>
    </w:p>
    <w:p w14:paraId="45446B0F" w14:textId="77777777" w:rsidR="000F1EE3" w:rsidRPr="00F13428" w:rsidRDefault="000D0E48">
      <w:pPr>
        <w:jc w:val="center"/>
      </w:pPr>
      <w:r w:rsidRPr="00F13428">
        <w:rPr>
          <w:highlight w:val="darkGray"/>
        </w:rPr>
        <w:t xml:space="preserve">[Sorry. Ignored </w:t>
      </w:r>
      <w:r w:rsidRPr="00F13428">
        <w:rPr>
          <w:rFonts w:ascii="Courier New" w:hAnsi="Courier New" w:cs="Courier New"/>
          <w:sz w:val="24"/>
          <w:szCs w:val="24"/>
          <w:highlight w:val="darkGray"/>
        </w:rPr>
        <w:t>\begin{profile} ... \end{profile}</w:t>
      </w:r>
      <w:r w:rsidRPr="00F13428">
        <w:rPr>
          <w:highlight w:val="darkGray"/>
        </w:rPr>
        <w:t>]</w:t>
      </w:r>
    </w:p>
    <w:sectPr w:rsidR="000F1EE3" w:rsidRPr="00F13428">
      <w:footerReference w:type="default" r:id="rId13"/>
      <w:pgSz w:w="12280" w:h="15900"/>
      <w:pgMar w:top="2540" w:right="2700" w:bottom="1760" w:left="268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w:initials="E">
    <w:p w14:paraId="4628B420" w14:textId="77777777" w:rsidR="0091190D" w:rsidRDefault="006E03C8">
      <w:r>
        <w:rPr>
          <w:rStyle w:val="af5"/>
        </w:rPr>
        <w:annotationRef/>
      </w:r>
      <w:r>
        <w:rPr>
          <w:b/>
        </w:rPr>
        <w:t xml:space="preserve">Tip: </w:t>
      </w:r>
      <w:r>
        <w:t>Compound adjectives jointly modify the noun they precede. For clarity, hyphenate the compound adjectives.</w:t>
      </w:r>
      <w:r>
        <w:br/>
      </w:r>
      <w:r>
        <w:br/>
        <w:t>For example,</w:t>
      </w:r>
      <w:r>
        <w:br/>
        <w:t xml:space="preserve">Original: The study examined the </w:t>
      </w:r>
      <w:r>
        <w:rPr>
          <w:i/>
        </w:rPr>
        <w:t>long term</w:t>
      </w:r>
      <w:r>
        <w:t xml:space="preserve"> effects of a </w:t>
      </w:r>
      <w:r>
        <w:rPr>
          <w:i/>
        </w:rPr>
        <w:t>low impact</w:t>
      </w:r>
      <w:r>
        <w:t xml:space="preserve"> exercise program on the cardiovascular health of </w:t>
      </w:r>
      <w:r>
        <w:rPr>
          <w:i/>
        </w:rPr>
        <w:t>middle aged</w:t>
      </w:r>
      <w:r>
        <w:t xml:space="preserve"> adults.</w:t>
      </w:r>
      <w:r>
        <w:br/>
        <w:t xml:space="preserve">Revised: The study examined the </w:t>
      </w:r>
      <w:r>
        <w:rPr>
          <w:i/>
        </w:rPr>
        <w:t>long-term</w:t>
      </w:r>
      <w:r>
        <w:t xml:space="preserve"> effects of a </w:t>
      </w:r>
      <w:r>
        <w:rPr>
          <w:i/>
        </w:rPr>
        <w:t>low-impact</w:t>
      </w:r>
      <w:r>
        <w:t xml:space="preserve"> exercise program on the cardiovascular health of </w:t>
      </w:r>
      <w:r>
        <w:rPr>
          <w:i/>
        </w:rPr>
        <w:t>middle-aged</w:t>
      </w:r>
      <w:r>
        <w:t xml:space="preserve"> adults.</w:t>
      </w:r>
    </w:p>
  </w:comment>
  <w:comment w:id="72" w:author="Author" w:date="2026-06-11T19:00:00Z" w:initials="A">
    <w:p w14:paraId="76E1B14F" w14:textId="53ADB874" w:rsidR="00831659" w:rsidRDefault="00831659">
      <w:pPr>
        <w:pStyle w:val="af6"/>
      </w:pPr>
      <w:r>
        <w:rPr>
          <w:rStyle w:val="af5"/>
        </w:rPr>
        <w:annotationRef/>
      </w:r>
      <w:r w:rsidR="009E10C1">
        <w:t>Most journals require t</w:t>
      </w:r>
      <w:r>
        <w:t xml:space="preserve">ables and figures </w:t>
      </w:r>
      <w:r w:rsidRPr="00831659">
        <w:t>to be numbered sequentially in accordance with their first reference in the text.</w:t>
      </w:r>
      <w:r>
        <w:t xml:space="preserve"> I made this revision to avoid citing Table 5 as the first table.</w:t>
      </w:r>
      <w:r w:rsidR="009E10C1">
        <w:t xml:space="preserve"> </w:t>
      </w:r>
      <w:r w:rsidR="00F17276">
        <w:t>Alternatively</w:t>
      </w:r>
      <w:r w:rsidR="009E10C1">
        <w:t>, you can delete this sentence.</w:t>
      </w:r>
    </w:p>
  </w:comment>
  <w:comment w:id="246" w:author="Author" w:date="2026-06-15T11:40:00Z" w:initials="A">
    <w:p w14:paraId="2C6982CC" w14:textId="57C15F7E" w:rsidR="00F17276" w:rsidRDefault="00F17276" w:rsidP="00F17276">
      <w:pPr>
        <w:pStyle w:val="af6"/>
        <w:numPr>
          <w:ilvl w:val="0"/>
          <w:numId w:val="1"/>
        </w:numPr>
      </w:pPr>
      <w:r>
        <w:rPr>
          <w:rStyle w:val="af5"/>
        </w:rPr>
        <w:annotationRef/>
      </w:r>
      <w:r>
        <w:t>Please ensure that all the figures throughout the manuscript are uniformly formatted in every aspect.</w:t>
      </w:r>
    </w:p>
  </w:comment>
  <w:comment w:id="267" w:author="Author" w:initials="E">
    <w:p w14:paraId="026BF78E" w14:textId="77777777" w:rsidR="0091190D" w:rsidRDefault="006E03C8">
      <w:r>
        <w:rPr>
          <w:rStyle w:val="af5"/>
        </w:rPr>
        <w:annotationRef/>
      </w:r>
      <w:r>
        <w:rPr>
          <w:b/>
        </w:rPr>
        <w:t xml:space="preserve">Tip: </w:t>
      </w:r>
      <w:r>
        <w:t>Collocations are combinations of words often used together. When certain expressions do not sound “natural” or “right”, consult a dictionary for usage.</w:t>
      </w:r>
      <w:r>
        <w:br/>
      </w:r>
      <w:r>
        <w:br/>
        <w:t>For example,</w:t>
      </w:r>
      <w:r>
        <w:br/>
        <w:t xml:space="preserve">Original: We </w:t>
      </w:r>
      <w:r>
        <w:rPr>
          <w:i/>
        </w:rPr>
        <w:t xml:space="preserve">arrived on </w:t>
      </w:r>
      <w:r>
        <w:t>the same conclusion.</w:t>
      </w:r>
      <w:r>
        <w:br/>
        <w:t xml:space="preserve">Revised: We </w:t>
      </w:r>
      <w:r>
        <w:rPr>
          <w:i/>
        </w:rPr>
        <w:t>arrived at</w:t>
      </w:r>
      <w:r>
        <w:t xml:space="preserve"> the same conclusion.</w:t>
      </w:r>
    </w:p>
  </w:comment>
  <w:comment w:id="275" w:author="Author" w:initials="E">
    <w:p w14:paraId="4712AF88" w14:textId="77777777" w:rsidR="0091190D" w:rsidRDefault="006E03C8">
      <w:r>
        <w:rPr>
          <w:rStyle w:val="af5"/>
        </w:rPr>
        <w:annotationRef/>
      </w:r>
      <w:r>
        <w:rPr>
          <w:b/>
        </w:rPr>
        <w:t xml:space="preserve">Tip: </w:t>
      </w:r>
      <w:r>
        <w:t>A comparative sentence is unclear if the structure is unbalanced. Use a balanced structure when writing such a sentence. One way to do this is by adding the missing preposition, sometimes preceded by a pronoun (that/those).</w:t>
      </w:r>
      <w:r>
        <w:br/>
      </w:r>
      <w:r>
        <w:br/>
        <w:t>For example,</w:t>
      </w:r>
      <w:r>
        <w:br/>
        <w:t>Original: The variation intensity for sample A is higher than sample B.</w:t>
      </w:r>
      <w:r>
        <w:br/>
        <w:t xml:space="preserve">Revised: The variation intensity for sample A is higher than </w:t>
      </w:r>
      <w:r>
        <w:rPr>
          <w:i/>
        </w:rPr>
        <w:t>that for</w:t>
      </w:r>
      <w:r>
        <w:t xml:space="preserve"> sample B.</w:t>
      </w:r>
    </w:p>
  </w:comment>
  <w:comment w:id="324" w:author="Author" w:initials="E">
    <w:p w14:paraId="5CF0EA4B" w14:textId="77777777" w:rsidR="0091190D" w:rsidRDefault="006E03C8">
      <w:r>
        <w:rPr>
          <w:rStyle w:val="af5"/>
        </w:rPr>
        <w:annotationRef/>
      </w:r>
      <w:r>
        <w:rPr>
          <w:b/>
        </w:rPr>
        <w:t xml:space="preserve">Tip: </w:t>
      </w:r>
      <w:r>
        <w:t>The unnecessary repetition of the same article in a series tends to cause wordiness. Identify the repeated words and eliminate them.</w:t>
      </w:r>
      <w:r>
        <w:br/>
      </w:r>
      <w:r>
        <w:br/>
        <w:t>For example,</w:t>
      </w:r>
      <w:r>
        <w:br/>
        <w:t xml:space="preserve">Original: We verified the samples using </w:t>
      </w:r>
      <w:r>
        <w:rPr>
          <w:i/>
        </w:rPr>
        <w:t>the</w:t>
      </w:r>
      <w:r>
        <w:t xml:space="preserve"> source, </w:t>
      </w:r>
      <w:r>
        <w:rPr>
          <w:i/>
        </w:rPr>
        <w:t>the</w:t>
      </w:r>
      <w:r>
        <w:t xml:space="preserve"> original, and </w:t>
      </w:r>
      <w:r>
        <w:rPr>
          <w:i/>
        </w:rPr>
        <w:t>the</w:t>
      </w:r>
      <w:r>
        <w:t xml:space="preserve"> final images.</w:t>
      </w:r>
      <w:r>
        <w:br/>
        <w:t xml:space="preserve">Revised: We verified the samples using </w:t>
      </w:r>
      <w:r>
        <w:rPr>
          <w:i/>
        </w:rPr>
        <w:t>the</w:t>
      </w:r>
      <w:r>
        <w:t xml:space="preserve"> source, original, and final images.</w:t>
      </w:r>
    </w:p>
  </w:comment>
  <w:comment w:id="352" w:author="Author" w:initials="E">
    <w:p w14:paraId="3338615B" w14:textId="77777777" w:rsidR="0091190D" w:rsidRDefault="006E03C8">
      <w:r>
        <w:rPr>
          <w:rStyle w:val="af5"/>
        </w:rPr>
        <w:annotationRef/>
      </w:r>
      <w:r>
        <w:rPr>
          <w:b/>
        </w:rPr>
        <w:t xml:space="preserve">Tip: </w:t>
      </w:r>
      <w:r>
        <w:t>A misplaced modifier refers to the improper positioning of the modifier in relation to what it is meant to describe. For clarity, reposition the modifier closer to the word/phrase it describes.</w:t>
      </w:r>
      <w:r>
        <w:br/>
      </w:r>
      <w:r>
        <w:br/>
        <w:t>For example,</w:t>
      </w:r>
      <w:r>
        <w:br/>
        <w:t>Original: The actual results</w:t>
      </w:r>
      <w:r>
        <w:rPr>
          <w:i/>
        </w:rPr>
        <w:t xml:space="preserve"> correlated</w:t>
      </w:r>
      <w:r>
        <w:t xml:space="preserve"> with the predictions by the model</w:t>
      </w:r>
      <w:r>
        <w:rPr>
          <w:i/>
        </w:rPr>
        <w:t xml:space="preserve"> significantly.</w:t>
      </w:r>
      <w:r>
        <w:br/>
        <w:t xml:space="preserve">Revised: The actual results </w:t>
      </w:r>
      <w:r>
        <w:rPr>
          <w:i/>
        </w:rPr>
        <w:t xml:space="preserve">significantly correlated </w:t>
      </w:r>
      <w:r>
        <w:t>with the model predictions.</w:t>
      </w:r>
    </w:p>
  </w:comment>
  <w:comment w:id="415" w:author="Author" w:date="2026-06-15T11:40:00Z" w:initials="A">
    <w:p w14:paraId="3B1BE07D" w14:textId="2F580C5A" w:rsidR="00F17276" w:rsidRDefault="00F17276" w:rsidP="00F17276">
      <w:pPr>
        <w:pStyle w:val="af6"/>
        <w:numPr>
          <w:ilvl w:val="0"/>
          <w:numId w:val="2"/>
        </w:numPr>
      </w:pPr>
      <w:r>
        <w:rPr>
          <w:rStyle w:val="af5"/>
        </w:rPr>
        <w:annotationRef/>
      </w:r>
      <w:r>
        <w:t xml:space="preserve">Please ensure that the initials of only the first word and that of proper noun are capitalized in a figure legend; for example, please decapitalize the initial of “Reduction” in “Dimensionality Reduction.” Please ensure to comply with this suggestion for all figures throughout the manuscript. </w:t>
      </w:r>
    </w:p>
  </w:comment>
  <w:comment w:id="725" w:author="Author" w:date="2026-06-12T10:52:00Z" w:initials="A">
    <w:p w14:paraId="2BA97B63" w14:textId="20922089" w:rsidR="009C3814" w:rsidRDefault="009C3814">
      <w:pPr>
        <w:pStyle w:val="af6"/>
      </w:pPr>
      <w:r>
        <w:rPr>
          <w:rStyle w:val="af5"/>
        </w:rPr>
        <w:annotationRef/>
      </w:r>
      <w:r>
        <w:t>Please provide Figures 3–7 before submission.</w:t>
      </w:r>
    </w:p>
  </w:comment>
  <w:comment w:id="1122" w:author="Author" w:date="2026-06-15T11:35:00Z" w:initials="A">
    <w:p w14:paraId="549C12BF" w14:textId="57309982" w:rsidR="005D78A0" w:rsidRDefault="005D78A0">
      <w:pPr>
        <w:pStyle w:val="af6"/>
      </w:pPr>
      <w:r>
        <w:rPr>
          <w:rStyle w:val="af5"/>
        </w:rPr>
        <w:annotationRef/>
      </w:r>
      <w:r>
        <w:t xml:space="preserve">As per your editing instructions, the references have been excluded from editing. Please ensure that these are consistently formatted, conforming with the guidelines of your target journal, and there is a one-to-one correspondence between the in-text citations and references.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28B420" w15:done="0"/>
  <w15:commentEx w15:paraId="76E1B14F" w15:done="0"/>
  <w15:commentEx w15:paraId="2C6982CC" w15:done="0"/>
  <w15:commentEx w15:paraId="026BF78E" w15:done="0"/>
  <w15:commentEx w15:paraId="4712AF88" w15:done="0"/>
  <w15:commentEx w15:paraId="5CF0EA4B" w15:done="0"/>
  <w15:commentEx w15:paraId="3338615B" w15:done="0"/>
  <w15:commentEx w15:paraId="3B1BE07D" w15:done="0"/>
  <w15:commentEx w15:paraId="2BA97B63" w15:done="0"/>
  <w15:commentEx w15:paraId="549C12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5844E" w16cex:dateUtc="2026-06-11T19:00:00Z"/>
  <w16cex:commentExtensible w16cex:durableId="46AD9C51" w16cex:dateUtc="2026-06-15T06:10:00Z"/>
  <w16cex:commentExtensible w16cex:durableId="0DCBDDBF" w16cex:dateUtc="2026-06-15T06:10:00Z"/>
  <w16cex:commentExtensible w16cex:durableId="2DD66356" w16cex:dateUtc="2026-06-12T10:52:00Z"/>
  <w16cex:commentExtensible w16cex:durableId="42B3929B" w16cex:dateUtc="2026-06-15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28B420" w16cid:durableId="2DD25D49"/>
  <w16cid:commentId w16cid:paraId="76E1B14F" w16cid:durableId="2DD5844E"/>
  <w16cid:commentId w16cid:paraId="2C6982CC" w16cid:durableId="46AD9C51"/>
  <w16cid:commentId w16cid:paraId="026BF78E" w16cid:durableId="2DD25D4F"/>
  <w16cid:commentId w16cid:paraId="4712AF88" w16cid:durableId="2DD25D50"/>
  <w16cid:commentId w16cid:paraId="5CF0EA4B" w16cid:durableId="2DD25D51"/>
  <w16cid:commentId w16cid:paraId="3338615B" w16cid:durableId="2DD25D52"/>
  <w16cid:commentId w16cid:paraId="3B1BE07D" w16cid:durableId="0DCBDDBF"/>
  <w16cid:commentId w16cid:paraId="2BA97B63" w16cid:durableId="2DD66356"/>
  <w16cid:commentId w16cid:paraId="549C12BF" w16cid:durableId="42B39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97D8" w14:textId="77777777" w:rsidR="003A0A84" w:rsidRDefault="003A0A84">
      <w:r>
        <w:separator/>
      </w:r>
    </w:p>
  </w:endnote>
  <w:endnote w:type="continuationSeparator" w:id="0">
    <w:p w14:paraId="160679B9" w14:textId="77777777" w:rsidR="003A0A84" w:rsidRDefault="003A0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Zapf Chancery">
    <w:altName w:val="Calibri"/>
    <w:panose1 w:val="00000000000000000000"/>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1D6C" w14:textId="77777777" w:rsidR="000F1EE3" w:rsidRDefault="000D0E48">
    <w:pPr>
      <w:widowControl w:val="0"/>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7E90" w14:textId="77777777" w:rsidR="003A0A84" w:rsidRDefault="003A0A84">
      <w:r>
        <w:separator/>
      </w:r>
    </w:p>
  </w:footnote>
  <w:footnote w:type="continuationSeparator" w:id="0">
    <w:p w14:paraId="0B554B67" w14:textId="77777777" w:rsidR="003A0A84" w:rsidRDefault="003A0A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B7C83"/>
    <w:multiLevelType w:val="hybridMultilevel"/>
    <w:tmpl w:val="7F066F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CF7606"/>
    <w:multiLevelType w:val="hybridMultilevel"/>
    <w:tmpl w:val="2F2C2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076935">
    <w:abstractNumId w:val="1"/>
  </w:num>
  <w:num w:numId="2" w16cid:durableId="1337204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rson w15:author="RONGLI LI">
    <w15:presenceInfo w15:providerId="Windows Live" w15:userId="f44a1dbbb47a1a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revisionView w:formatting="0"/>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32"/>
    <w:rsid w:val="00033B03"/>
    <w:rsid w:val="0003711B"/>
    <w:rsid w:val="00054D41"/>
    <w:rsid w:val="000D0E48"/>
    <w:rsid w:val="000F1EE3"/>
    <w:rsid w:val="000F4D09"/>
    <w:rsid w:val="001206B5"/>
    <w:rsid w:val="001307FE"/>
    <w:rsid w:val="00154E94"/>
    <w:rsid w:val="00163B7D"/>
    <w:rsid w:val="00164AF9"/>
    <w:rsid w:val="001949DA"/>
    <w:rsid w:val="001B0AAA"/>
    <w:rsid w:val="001B1CAD"/>
    <w:rsid w:val="001D07FA"/>
    <w:rsid w:val="001E0247"/>
    <w:rsid w:val="001E355B"/>
    <w:rsid w:val="00204686"/>
    <w:rsid w:val="00220389"/>
    <w:rsid w:val="002347F1"/>
    <w:rsid w:val="002662F4"/>
    <w:rsid w:val="002D26D2"/>
    <w:rsid w:val="002D3F7F"/>
    <w:rsid w:val="002F14B6"/>
    <w:rsid w:val="002F28BD"/>
    <w:rsid w:val="002F51A7"/>
    <w:rsid w:val="002F5DBF"/>
    <w:rsid w:val="00351DB6"/>
    <w:rsid w:val="00394C73"/>
    <w:rsid w:val="003A0A84"/>
    <w:rsid w:val="003A18C9"/>
    <w:rsid w:val="003B55AB"/>
    <w:rsid w:val="003E3348"/>
    <w:rsid w:val="00455B32"/>
    <w:rsid w:val="00472A4E"/>
    <w:rsid w:val="00481D94"/>
    <w:rsid w:val="00491B8E"/>
    <w:rsid w:val="004A1789"/>
    <w:rsid w:val="004A5642"/>
    <w:rsid w:val="004C7B7F"/>
    <w:rsid w:val="004E1101"/>
    <w:rsid w:val="004E208C"/>
    <w:rsid w:val="004F5F41"/>
    <w:rsid w:val="0051625C"/>
    <w:rsid w:val="0052161D"/>
    <w:rsid w:val="00522380"/>
    <w:rsid w:val="00560B27"/>
    <w:rsid w:val="00573CAF"/>
    <w:rsid w:val="00574844"/>
    <w:rsid w:val="005B0B7D"/>
    <w:rsid w:val="005D489B"/>
    <w:rsid w:val="005D78A0"/>
    <w:rsid w:val="005F0A2C"/>
    <w:rsid w:val="006627C7"/>
    <w:rsid w:val="006A14EA"/>
    <w:rsid w:val="006B19AB"/>
    <w:rsid w:val="006D3829"/>
    <w:rsid w:val="006D4369"/>
    <w:rsid w:val="006D756E"/>
    <w:rsid w:val="006E03C8"/>
    <w:rsid w:val="0071250E"/>
    <w:rsid w:val="00720B66"/>
    <w:rsid w:val="00733959"/>
    <w:rsid w:val="0076295E"/>
    <w:rsid w:val="00764232"/>
    <w:rsid w:val="0078192E"/>
    <w:rsid w:val="0078607B"/>
    <w:rsid w:val="007940EA"/>
    <w:rsid w:val="007C376F"/>
    <w:rsid w:val="008002A3"/>
    <w:rsid w:val="00822D3C"/>
    <w:rsid w:val="008231D7"/>
    <w:rsid w:val="00831659"/>
    <w:rsid w:val="00835C37"/>
    <w:rsid w:val="008402CE"/>
    <w:rsid w:val="00861F46"/>
    <w:rsid w:val="008625EB"/>
    <w:rsid w:val="00883ECC"/>
    <w:rsid w:val="00884EE0"/>
    <w:rsid w:val="00885B9E"/>
    <w:rsid w:val="008A5BAC"/>
    <w:rsid w:val="008C1118"/>
    <w:rsid w:val="008E489E"/>
    <w:rsid w:val="008F365A"/>
    <w:rsid w:val="009024D5"/>
    <w:rsid w:val="0091190D"/>
    <w:rsid w:val="00917C9C"/>
    <w:rsid w:val="00952357"/>
    <w:rsid w:val="00982BC9"/>
    <w:rsid w:val="009847EB"/>
    <w:rsid w:val="009C3814"/>
    <w:rsid w:val="009E10C1"/>
    <w:rsid w:val="00A13AD0"/>
    <w:rsid w:val="00A36604"/>
    <w:rsid w:val="00A45869"/>
    <w:rsid w:val="00A50BAB"/>
    <w:rsid w:val="00A62F6A"/>
    <w:rsid w:val="00A64C64"/>
    <w:rsid w:val="00A671D7"/>
    <w:rsid w:val="00A87551"/>
    <w:rsid w:val="00AA385D"/>
    <w:rsid w:val="00AF5B9D"/>
    <w:rsid w:val="00B107FA"/>
    <w:rsid w:val="00B54EAA"/>
    <w:rsid w:val="00B8223D"/>
    <w:rsid w:val="00B87D45"/>
    <w:rsid w:val="00C04BDA"/>
    <w:rsid w:val="00C17482"/>
    <w:rsid w:val="00C40A46"/>
    <w:rsid w:val="00C40BFF"/>
    <w:rsid w:val="00C42C8E"/>
    <w:rsid w:val="00C472D9"/>
    <w:rsid w:val="00C56F80"/>
    <w:rsid w:val="00C6214C"/>
    <w:rsid w:val="00C76A26"/>
    <w:rsid w:val="00CB2083"/>
    <w:rsid w:val="00CC249F"/>
    <w:rsid w:val="00CD0246"/>
    <w:rsid w:val="00D348C5"/>
    <w:rsid w:val="00D622ED"/>
    <w:rsid w:val="00D81791"/>
    <w:rsid w:val="00DA0DC7"/>
    <w:rsid w:val="00DB12AF"/>
    <w:rsid w:val="00DC4F40"/>
    <w:rsid w:val="00DE0B26"/>
    <w:rsid w:val="00E20C65"/>
    <w:rsid w:val="00E25FE1"/>
    <w:rsid w:val="00E30FDC"/>
    <w:rsid w:val="00E50A44"/>
    <w:rsid w:val="00E61FCD"/>
    <w:rsid w:val="00E87517"/>
    <w:rsid w:val="00EA0FB1"/>
    <w:rsid w:val="00F13428"/>
    <w:rsid w:val="00F17276"/>
    <w:rsid w:val="00F56538"/>
    <w:rsid w:val="00F750B9"/>
    <w:rsid w:val="00F9358F"/>
    <w:rsid w:val="00FD28C5"/>
    <w:rsid w:val="00FE31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53B64591"/>
  <w15:docId w15:val="{88AFAAE2-1E0C-4299-A3C9-F0BD13CF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adjustRightInd w:val="0"/>
      <w:jc w:val="both"/>
    </w:pPr>
    <w:rPr>
      <w:rFonts w:ascii="Times New Roman" w:hAnsi="Times New Roman" w:cs="Times New Roman"/>
      <w:kern w:val="0"/>
      <w:sz w:val="20"/>
      <w:szCs w:val="20"/>
    </w:rPr>
  </w:style>
  <w:style w:type="paragraph" w:styleId="1">
    <w:name w:val="heading 1"/>
    <w:basedOn w:val="a"/>
    <w:next w:val="a"/>
    <w:link w:val="10"/>
    <w:uiPriority w:val="99"/>
    <w:qFormat/>
    <w:pPr>
      <w:keepNext/>
      <w:widowControl w:val="0"/>
      <w:spacing w:before="240" w:after="120"/>
      <w:jc w:val="left"/>
      <w:outlineLvl w:val="0"/>
    </w:pPr>
    <w:rPr>
      <w:b/>
      <w:bCs/>
      <w:sz w:val="40"/>
      <w:szCs w:val="40"/>
    </w:rPr>
  </w:style>
  <w:style w:type="paragraph" w:styleId="2">
    <w:name w:val="heading 2"/>
    <w:basedOn w:val="a"/>
    <w:next w:val="a"/>
    <w:link w:val="20"/>
    <w:uiPriority w:val="99"/>
    <w:qFormat/>
    <w:pPr>
      <w:keepNext/>
      <w:widowControl w:val="0"/>
      <w:spacing w:before="240" w:after="120"/>
      <w:jc w:val="left"/>
      <w:outlineLvl w:val="1"/>
    </w:pPr>
    <w:rPr>
      <w:b/>
      <w:bCs/>
      <w:sz w:val="32"/>
      <w:szCs w:val="32"/>
    </w:rPr>
  </w:style>
  <w:style w:type="paragraph" w:styleId="3">
    <w:name w:val="heading 3"/>
    <w:basedOn w:val="a"/>
    <w:next w:val="a"/>
    <w:link w:val="30"/>
    <w:uiPriority w:val="99"/>
    <w:qFormat/>
    <w:pPr>
      <w:keepNext/>
      <w:widowControl w:val="0"/>
      <w:spacing w:before="240" w:after="120"/>
      <w:jc w:val="left"/>
      <w:outlineLvl w:val="2"/>
    </w:pPr>
    <w:rPr>
      <w:b/>
      <w:bCs/>
      <w:sz w:val="32"/>
      <w:szCs w:val="32"/>
    </w:rPr>
  </w:style>
  <w:style w:type="paragraph" w:styleId="4">
    <w:name w:val="heading 4"/>
    <w:basedOn w:val="a"/>
    <w:next w:val="a"/>
    <w:link w:val="40"/>
    <w:uiPriority w:val="99"/>
    <w:qFormat/>
    <w:pPr>
      <w:keepNext/>
      <w:widowControl w:val="0"/>
      <w:spacing w:before="240" w:after="120"/>
      <w:jc w:val="left"/>
      <w:outlineLvl w:val="3"/>
    </w:pPr>
    <w:rPr>
      <w:b/>
      <w:bCs/>
      <w:sz w:val="24"/>
      <w:szCs w:val="24"/>
    </w:rPr>
  </w:style>
  <w:style w:type="paragraph" w:styleId="5">
    <w:name w:val="heading 5"/>
    <w:basedOn w:val="a"/>
    <w:next w:val="a"/>
    <w:link w:val="50"/>
    <w:uiPriority w:val="99"/>
    <w:qFormat/>
    <w:pPr>
      <w:keepNext/>
      <w:widowControl w:val="0"/>
      <w:spacing w:before="240" w:after="120"/>
      <w:jc w:val="left"/>
      <w:outlineLvl w:val="4"/>
    </w:pPr>
    <w:rPr>
      <w:b/>
      <w:bCs/>
      <w:sz w:val="24"/>
      <w:szCs w:val="24"/>
    </w:rPr>
  </w:style>
  <w:style w:type="paragraph" w:styleId="6">
    <w:name w:val="heading 6"/>
    <w:basedOn w:val="a"/>
    <w:next w:val="a"/>
    <w:link w:val="60"/>
    <w:uiPriority w:val="99"/>
    <w:qFormat/>
    <w:pPr>
      <w:keepNext/>
      <w:widowControl w:val="0"/>
      <w:spacing w:before="240" w:after="120"/>
      <w:jc w:val="left"/>
      <w:outlineLvl w:val="5"/>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t">
    <w:name w:val="Part"/>
    <w:basedOn w:val="a"/>
    <w:next w:val="a"/>
    <w:uiPriority w:val="99"/>
    <w:pPr>
      <w:keepNext/>
      <w:widowControl w:val="0"/>
      <w:spacing w:before="240" w:after="120"/>
      <w:jc w:val="center"/>
    </w:pPr>
    <w:rPr>
      <w:b/>
      <w:bCs/>
      <w:sz w:val="40"/>
      <w:szCs w:val="40"/>
    </w:rPr>
  </w:style>
  <w:style w:type="character" w:customStyle="1" w:styleId="10">
    <w:name w:val="見出し 1 (文字)"/>
    <w:basedOn w:val="a0"/>
    <w:link w:val="1"/>
    <w:uiPriority w:val="9"/>
    <w:rPr>
      <w:rFonts w:asciiTheme="majorHAnsi" w:eastAsiaTheme="majorEastAsia" w:hAnsiTheme="majorHAnsi" w:cstheme="majorBidi"/>
      <w:noProof/>
      <w:kern w:val="0"/>
      <w:sz w:val="24"/>
    </w:rPr>
  </w:style>
  <w:style w:type="character" w:customStyle="1" w:styleId="20">
    <w:name w:val="見出し 2 (文字)"/>
    <w:basedOn w:val="a0"/>
    <w:link w:val="2"/>
    <w:uiPriority w:val="9"/>
    <w:semiHidden/>
    <w:rPr>
      <w:rFonts w:asciiTheme="majorHAnsi" w:eastAsiaTheme="majorEastAsia" w:hAnsiTheme="majorHAnsi" w:cstheme="majorBidi"/>
      <w:noProof/>
      <w:kern w:val="0"/>
      <w:sz w:val="20"/>
      <w:szCs w:val="20"/>
    </w:rPr>
  </w:style>
  <w:style w:type="character" w:customStyle="1" w:styleId="30">
    <w:name w:val="見出し 3 (文字)"/>
    <w:basedOn w:val="a0"/>
    <w:link w:val="3"/>
    <w:uiPriority w:val="9"/>
    <w:semiHidden/>
    <w:rPr>
      <w:rFonts w:asciiTheme="majorHAnsi" w:eastAsiaTheme="majorEastAsia" w:hAnsiTheme="majorHAnsi" w:cstheme="majorBidi"/>
      <w:noProof/>
      <w:kern w:val="0"/>
      <w:sz w:val="20"/>
      <w:szCs w:val="20"/>
    </w:rPr>
  </w:style>
  <w:style w:type="character" w:customStyle="1" w:styleId="40">
    <w:name w:val="見出し 4 (文字)"/>
    <w:basedOn w:val="a0"/>
    <w:link w:val="4"/>
    <w:uiPriority w:val="9"/>
    <w:semiHidden/>
    <w:rPr>
      <w:rFonts w:ascii="Times New Roman" w:hAnsi="Times New Roman" w:cs="Times New Roman"/>
      <w:b/>
      <w:bCs/>
      <w:noProof/>
      <w:kern w:val="0"/>
      <w:sz w:val="20"/>
      <w:szCs w:val="20"/>
    </w:rPr>
  </w:style>
  <w:style w:type="character" w:customStyle="1" w:styleId="50">
    <w:name w:val="見出し 5 (文字)"/>
    <w:basedOn w:val="a0"/>
    <w:link w:val="5"/>
    <w:uiPriority w:val="9"/>
    <w:semiHidden/>
    <w:rPr>
      <w:rFonts w:asciiTheme="majorHAnsi" w:eastAsiaTheme="majorEastAsia" w:hAnsiTheme="majorHAnsi" w:cstheme="majorBidi"/>
      <w:noProof/>
      <w:kern w:val="0"/>
      <w:sz w:val="20"/>
      <w:szCs w:val="20"/>
    </w:rPr>
  </w:style>
  <w:style w:type="character" w:customStyle="1" w:styleId="60">
    <w:name w:val="見出し 6 (文字)"/>
    <w:basedOn w:val="a0"/>
    <w:link w:val="6"/>
    <w:uiPriority w:val="9"/>
    <w:semiHidden/>
    <w:rPr>
      <w:rFonts w:ascii="Times New Roman" w:hAnsi="Times New Roman" w:cs="Times New Roman"/>
      <w:b/>
      <w:bCs/>
      <w:noProof/>
      <w:kern w:val="0"/>
      <w:sz w:val="20"/>
      <w:szCs w:val="20"/>
    </w:rPr>
  </w:style>
  <w:style w:type="paragraph" w:customStyle="1" w:styleId="rightpar">
    <w:name w:val="rightpar"/>
    <w:basedOn w:val="a"/>
    <w:uiPriority w:val="99"/>
    <w:pPr>
      <w:keepLines/>
      <w:spacing w:before="120" w:after="120"/>
      <w:jc w:val="right"/>
    </w:pPr>
    <w:rPr>
      <w:sz w:val="24"/>
      <w:szCs w:val="24"/>
    </w:rPr>
  </w:style>
  <w:style w:type="paragraph" w:customStyle="1" w:styleId="centerpar">
    <w:name w:val="centerpar"/>
    <w:basedOn w:val="a"/>
    <w:uiPriority w:val="99"/>
    <w:pPr>
      <w:keepLines/>
      <w:spacing w:before="120" w:after="120"/>
      <w:jc w:val="center"/>
    </w:pPr>
    <w:rPr>
      <w:sz w:val="24"/>
      <w:szCs w:val="24"/>
    </w:rPr>
  </w:style>
  <w:style w:type="paragraph" w:customStyle="1" w:styleId="equation">
    <w:name w:val="equation"/>
    <w:basedOn w:val="a"/>
    <w:next w:val="a"/>
    <w:uiPriority w:val="99"/>
    <w:pPr>
      <w:keepLines/>
      <w:spacing w:before="120" w:after="120"/>
      <w:jc w:val="left"/>
    </w:pPr>
    <w:rPr>
      <w:sz w:val="24"/>
      <w:szCs w:val="24"/>
    </w:rPr>
  </w:style>
  <w:style w:type="paragraph" w:customStyle="1" w:styleId="equationNum">
    <w:name w:val="equationNum"/>
    <w:basedOn w:val="a"/>
    <w:next w:val="a"/>
    <w:uiPriority w:val="99"/>
    <w:pPr>
      <w:keepLines/>
      <w:spacing w:before="120" w:after="120"/>
      <w:jc w:val="left"/>
    </w:pPr>
    <w:rPr>
      <w:sz w:val="24"/>
      <w:szCs w:val="24"/>
    </w:rPr>
  </w:style>
  <w:style w:type="paragraph" w:customStyle="1" w:styleId="equationAlign">
    <w:name w:val="equationAlign"/>
    <w:basedOn w:val="a"/>
    <w:next w:val="a"/>
    <w:uiPriority w:val="99"/>
    <w:pPr>
      <w:keepLines/>
      <w:spacing w:before="120" w:after="120"/>
      <w:jc w:val="left"/>
    </w:pPr>
    <w:rPr>
      <w:sz w:val="24"/>
      <w:szCs w:val="24"/>
    </w:rPr>
  </w:style>
  <w:style w:type="paragraph" w:customStyle="1" w:styleId="equationAlignNum">
    <w:name w:val="equationAlignNum"/>
    <w:basedOn w:val="a"/>
    <w:next w:val="a"/>
    <w:uiPriority w:val="99"/>
    <w:pPr>
      <w:keepLines/>
      <w:spacing w:before="120" w:after="120"/>
      <w:jc w:val="left"/>
    </w:pPr>
    <w:rPr>
      <w:sz w:val="24"/>
      <w:szCs w:val="24"/>
    </w:rPr>
  </w:style>
  <w:style w:type="paragraph" w:customStyle="1" w:styleId="equationArray">
    <w:name w:val="equationArray"/>
    <w:basedOn w:val="a"/>
    <w:next w:val="a"/>
    <w:uiPriority w:val="99"/>
    <w:pPr>
      <w:keepLines/>
      <w:spacing w:before="120" w:after="120"/>
      <w:jc w:val="left"/>
    </w:pPr>
    <w:rPr>
      <w:sz w:val="24"/>
      <w:szCs w:val="24"/>
    </w:rPr>
  </w:style>
  <w:style w:type="paragraph" w:customStyle="1" w:styleId="equationArrayNum">
    <w:name w:val="equationArrayNum"/>
    <w:basedOn w:val="a"/>
    <w:next w:val="a"/>
    <w:uiPriority w:val="99"/>
    <w:pPr>
      <w:keepLines/>
      <w:spacing w:before="120" w:after="120"/>
      <w:jc w:val="left"/>
    </w:pPr>
    <w:rPr>
      <w:sz w:val="24"/>
      <w:szCs w:val="24"/>
    </w:rPr>
  </w:style>
  <w:style w:type="paragraph" w:customStyle="1" w:styleId="theorem">
    <w:name w:val="theorem"/>
    <w:basedOn w:val="a"/>
    <w:next w:val="a"/>
    <w:uiPriority w:val="99"/>
    <w:pPr>
      <w:keepLines/>
      <w:spacing w:before="120" w:after="120"/>
      <w:jc w:val="left"/>
    </w:pPr>
  </w:style>
  <w:style w:type="paragraph" w:customStyle="1" w:styleId="bitmapCenter">
    <w:name w:val="bitmapCenter"/>
    <w:basedOn w:val="a"/>
    <w:next w:val="a"/>
    <w:uiPriority w:val="99"/>
    <w:pPr>
      <w:keepLines/>
      <w:spacing w:before="120" w:after="120"/>
      <w:jc w:val="left"/>
    </w:pPr>
    <w:rPr>
      <w:sz w:val="24"/>
      <w:szCs w:val="24"/>
    </w:rPr>
  </w:style>
  <w:style w:type="paragraph" w:styleId="a3">
    <w:name w:val="Title"/>
    <w:basedOn w:val="a"/>
    <w:next w:val="author"/>
    <w:link w:val="a4"/>
    <w:uiPriority w:val="99"/>
    <w:qFormat/>
    <w:pPr>
      <w:widowControl w:val="0"/>
      <w:spacing w:before="240" w:after="240"/>
      <w:jc w:val="center"/>
    </w:pPr>
    <w:rPr>
      <w:b/>
      <w:bCs/>
      <w:sz w:val="36"/>
      <w:szCs w:val="36"/>
    </w:rPr>
  </w:style>
  <w:style w:type="character" w:customStyle="1" w:styleId="a4">
    <w:name w:val="表題 (文字)"/>
    <w:basedOn w:val="a0"/>
    <w:link w:val="a3"/>
    <w:uiPriority w:val="10"/>
    <w:rPr>
      <w:rFonts w:asciiTheme="majorHAnsi" w:eastAsia="ＭＳ ゴシック" w:hAnsiTheme="majorHAnsi" w:cstheme="majorBidi"/>
      <w:noProof/>
      <w:kern w:val="0"/>
      <w:sz w:val="32"/>
      <w:szCs w:val="32"/>
    </w:rPr>
  </w:style>
  <w:style w:type="paragraph" w:customStyle="1" w:styleId="author">
    <w:name w:val="author"/>
    <w:basedOn w:val="a"/>
    <w:next w:val="a"/>
    <w:uiPriority w:val="99"/>
    <w:pPr>
      <w:widowControl w:val="0"/>
      <w:spacing w:after="120"/>
      <w:jc w:val="center"/>
    </w:pPr>
  </w:style>
  <w:style w:type="paragraph" w:styleId="a5">
    <w:name w:val="footer"/>
    <w:basedOn w:val="a"/>
    <w:link w:val="a6"/>
    <w:uiPriority w:val="99"/>
    <w:pPr>
      <w:widowControl w:val="0"/>
      <w:tabs>
        <w:tab w:val="center" w:pos="4536"/>
        <w:tab w:val="right" w:pos="9072"/>
      </w:tabs>
      <w:jc w:val="left"/>
    </w:pPr>
  </w:style>
  <w:style w:type="character" w:customStyle="1" w:styleId="a6">
    <w:name w:val="フッター (文字)"/>
    <w:basedOn w:val="a0"/>
    <w:link w:val="a5"/>
    <w:uiPriority w:val="99"/>
    <w:semiHidden/>
    <w:rPr>
      <w:rFonts w:ascii="Times New Roman" w:hAnsi="Times New Roman" w:cs="Times New Roman"/>
      <w:noProof/>
      <w:kern w:val="0"/>
      <w:sz w:val="20"/>
      <w:szCs w:val="20"/>
    </w:rPr>
  </w:style>
  <w:style w:type="paragraph" w:styleId="a7">
    <w:name w:val="header"/>
    <w:basedOn w:val="a"/>
    <w:link w:val="a8"/>
    <w:uiPriority w:val="99"/>
    <w:pPr>
      <w:widowControl w:val="0"/>
      <w:tabs>
        <w:tab w:val="center" w:pos="4536"/>
        <w:tab w:val="right" w:pos="9072"/>
      </w:tabs>
      <w:jc w:val="left"/>
    </w:pPr>
  </w:style>
  <w:style w:type="character" w:customStyle="1" w:styleId="a8">
    <w:name w:val="ヘッダー (文字)"/>
    <w:basedOn w:val="a0"/>
    <w:link w:val="a7"/>
    <w:uiPriority w:val="99"/>
    <w:semiHidden/>
    <w:rPr>
      <w:rFonts w:ascii="Times New Roman" w:hAnsi="Times New Roman" w:cs="Times New Roman"/>
      <w:noProof/>
      <w:kern w:val="0"/>
      <w:sz w:val="20"/>
      <w:szCs w:val="20"/>
    </w:rPr>
  </w:style>
  <w:style w:type="paragraph" w:styleId="a9">
    <w:name w:val="caption"/>
    <w:basedOn w:val="a"/>
    <w:next w:val="a"/>
    <w:uiPriority w:val="99"/>
    <w:qFormat/>
    <w:pPr>
      <w:keepLines/>
      <w:spacing w:before="120" w:after="120"/>
      <w:jc w:val="left"/>
    </w:pPr>
    <w:rPr>
      <w:sz w:val="24"/>
      <w:szCs w:val="24"/>
    </w:rPr>
  </w:style>
  <w:style w:type="paragraph" w:customStyle="1" w:styleId="Figure">
    <w:name w:val="Figure"/>
    <w:basedOn w:val="a"/>
    <w:next w:val="a"/>
    <w:uiPriority w:val="99"/>
    <w:pPr>
      <w:keepLines/>
      <w:spacing w:before="120"/>
      <w:jc w:val="center"/>
    </w:pPr>
  </w:style>
  <w:style w:type="paragraph" w:customStyle="1" w:styleId="Table">
    <w:name w:val="Table"/>
    <w:basedOn w:val="a"/>
    <w:uiPriority w:val="99"/>
    <w:pPr>
      <w:keepLines/>
      <w:spacing w:before="120"/>
      <w:jc w:val="center"/>
    </w:pPr>
  </w:style>
  <w:style w:type="paragraph" w:customStyle="1" w:styleId="Tabular">
    <w:name w:val="Tabular"/>
    <w:basedOn w:val="a"/>
    <w:uiPriority w:val="99"/>
    <w:pPr>
      <w:keepLines/>
      <w:spacing w:before="120"/>
      <w:jc w:val="center"/>
    </w:pPr>
  </w:style>
  <w:style w:type="paragraph" w:customStyle="1" w:styleId="Tabbing">
    <w:name w:val="Tabbing"/>
    <w:basedOn w:val="a"/>
    <w:uiPriority w:val="99"/>
    <w:pPr>
      <w:keepLines/>
      <w:spacing w:before="120"/>
      <w:jc w:val="center"/>
    </w:pPr>
  </w:style>
  <w:style w:type="paragraph" w:styleId="aa">
    <w:name w:val="Quote"/>
    <w:basedOn w:val="a"/>
    <w:link w:val="ab"/>
    <w:uiPriority w:val="99"/>
    <w:qFormat/>
    <w:pPr>
      <w:ind w:left="1024" w:right="1024" w:firstLine="340"/>
    </w:pPr>
  </w:style>
  <w:style w:type="character" w:customStyle="1" w:styleId="ab">
    <w:name w:val="引用文 (文字)"/>
    <w:basedOn w:val="a0"/>
    <w:link w:val="aa"/>
    <w:uiPriority w:val="29"/>
    <w:rPr>
      <w:rFonts w:ascii="Times New Roman" w:hAnsi="Times New Roman" w:cs="Times New Roman"/>
      <w:i/>
      <w:iCs/>
      <w:noProof/>
      <w:color w:val="404040" w:themeColor="text1" w:themeTint="BF"/>
      <w:kern w:val="0"/>
      <w:sz w:val="20"/>
      <w:szCs w:val="20"/>
    </w:rPr>
  </w:style>
  <w:style w:type="paragraph" w:customStyle="1" w:styleId="verbatim">
    <w:name w:val="verbatim"/>
    <w:uiPriority w:val="99"/>
    <w:pPr>
      <w:autoSpaceDE w:val="0"/>
      <w:autoSpaceDN w:val="0"/>
      <w:adjustRightInd w:val="0"/>
    </w:pPr>
    <w:rPr>
      <w:rFonts w:ascii="Courier New" w:hAnsi="Courier New" w:cs="Courier New"/>
      <w:noProof/>
      <w:kern w:val="0"/>
      <w:sz w:val="20"/>
      <w:szCs w:val="20"/>
    </w:rPr>
  </w:style>
  <w:style w:type="paragraph" w:styleId="ac">
    <w:name w:val="List"/>
    <w:basedOn w:val="a"/>
    <w:uiPriority w:val="99"/>
    <w:pPr>
      <w:tabs>
        <w:tab w:val="left" w:pos="283"/>
      </w:tabs>
      <w:spacing w:after="120"/>
      <w:ind w:left="283" w:hanging="283"/>
      <w:jc w:val="left"/>
    </w:pPr>
  </w:style>
  <w:style w:type="paragraph" w:customStyle="1" w:styleId="List1">
    <w:name w:val="List 1"/>
    <w:basedOn w:val="a"/>
    <w:uiPriority w:val="99"/>
    <w:pPr>
      <w:tabs>
        <w:tab w:val="left" w:pos="283"/>
      </w:tabs>
      <w:spacing w:after="120"/>
      <w:ind w:left="283" w:hanging="283"/>
      <w:jc w:val="left"/>
    </w:pPr>
  </w:style>
  <w:style w:type="paragraph" w:customStyle="1" w:styleId="latexpicture">
    <w:name w:val="latex picture"/>
    <w:basedOn w:val="a"/>
    <w:next w:val="a"/>
    <w:uiPriority w:val="99"/>
    <w:pPr>
      <w:keepLines/>
      <w:spacing w:before="120" w:after="120"/>
      <w:jc w:val="center"/>
    </w:pPr>
    <w:rPr>
      <w:sz w:val="24"/>
      <w:szCs w:val="24"/>
    </w:rPr>
  </w:style>
  <w:style w:type="paragraph" w:customStyle="1" w:styleId="subfigure">
    <w:name w:val="subfigure"/>
    <w:basedOn w:val="a"/>
    <w:next w:val="a"/>
    <w:uiPriority w:val="99"/>
    <w:pPr>
      <w:keepLines/>
      <w:spacing w:before="120" w:after="120"/>
      <w:jc w:val="center"/>
    </w:pPr>
    <w:rPr>
      <w:sz w:val="24"/>
      <w:szCs w:val="24"/>
    </w:rPr>
  </w:style>
  <w:style w:type="paragraph" w:customStyle="1" w:styleId="bibheading">
    <w:name w:val="bibheading"/>
    <w:basedOn w:val="a"/>
    <w:next w:val="bibitem"/>
    <w:uiPriority w:val="99"/>
    <w:pPr>
      <w:keepNext/>
      <w:widowControl w:val="0"/>
      <w:spacing w:before="240" w:after="120"/>
      <w:jc w:val="left"/>
    </w:pPr>
    <w:rPr>
      <w:b/>
      <w:bCs/>
      <w:sz w:val="32"/>
      <w:szCs w:val="32"/>
    </w:rPr>
  </w:style>
  <w:style w:type="paragraph" w:customStyle="1" w:styleId="bibitem">
    <w:name w:val="bibitem"/>
    <w:basedOn w:val="a"/>
    <w:uiPriority w:val="99"/>
    <w:pPr>
      <w:widowControl w:val="0"/>
      <w:ind w:left="567" w:hanging="567"/>
      <w:jc w:val="left"/>
    </w:pPr>
  </w:style>
  <w:style w:type="paragraph" w:customStyle="1" w:styleId="endnotes">
    <w:name w:val="endnotes"/>
    <w:basedOn w:val="a"/>
    <w:uiPriority w:val="99"/>
    <w:pPr>
      <w:tabs>
        <w:tab w:val="left" w:pos="283"/>
      </w:tabs>
      <w:spacing w:after="120"/>
      <w:ind w:left="283" w:hanging="283"/>
      <w:jc w:val="left"/>
    </w:pPr>
  </w:style>
  <w:style w:type="paragraph" w:styleId="ad">
    <w:name w:val="footnote text"/>
    <w:basedOn w:val="a"/>
    <w:link w:val="ae"/>
    <w:uiPriority w:val="99"/>
    <w:pPr>
      <w:widowControl w:val="0"/>
      <w:ind w:left="397" w:hanging="113"/>
      <w:jc w:val="left"/>
    </w:pPr>
  </w:style>
  <w:style w:type="character" w:customStyle="1" w:styleId="ae">
    <w:name w:val="脚注文字列 (文字)"/>
    <w:basedOn w:val="a0"/>
    <w:link w:val="ad"/>
    <w:uiPriority w:val="99"/>
    <w:semiHidden/>
    <w:rPr>
      <w:rFonts w:ascii="Times New Roman" w:hAnsi="Times New Roman" w:cs="Times New Roman"/>
      <w:noProof/>
      <w:kern w:val="0"/>
      <w:sz w:val="20"/>
      <w:szCs w:val="20"/>
    </w:rPr>
  </w:style>
  <w:style w:type="paragraph" w:styleId="af">
    <w:name w:val="endnote text"/>
    <w:basedOn w:val="a"/>
    <w:link w:val="af0"/>
    <w:uiPriority w:val="99"/>
    <w:pPr>
      <w:widowControl w:val="0"/>
      <w:ind w:left="454" w:hanging="170"/>
    </w:pPr>
  </w:style>
  <w:style w:type="character" w:customStyle="1" w:styleId="af0">
    <w:name w:val="文末脚注文字列 (文字)"/>
    <w:basedOn w:val="a0"/>
    <w:link w:val="af"/>
    <w:uiPriority w:val="99"/>
    <w:semiHidden/>
    <w:rPr>
      <w:rFonts w:ascii="Times New Roman" w:hAnsi="Times New Roman" w:cs="Times New Roman"/>
      <w:noProof/>
      <w:kern w:val="0"/>
      <w:sz w:val="20"/>
      <w:szCs w:val="20"/>
    </w:rPr>
  </w:style>
  <w:style w:type="character" w:styleId="af1">
    <w:name w:val="footnote reference"/>
    <w:basedOn w:val="a0"/>
    <w:uiPriority w:val="99"/>
    <w:semiHidden/>
    <w:unhideWhenUsed/>
    <w:rPr>
      <w:vertAlign w:val="superscript"/>
    </w:rPr>
  </w:style>
  <w:style w:type="character" w:styleId="af2">
    <w:name w:val="endnote reference"/>
    <w:basedOn w:val="a0"/>
    <w:uiPriority w:val="99"/>
    <w:rPr>
      <w:vertAlign w:val="superscript"/>
    </w:rPr>
  </w:style>
  <w:style w:type="paragraph" w:customStyle="1" w:styleId="acronym">
    <w:name w:val="acronym"/>
    <w:basedOn w:val="a"/>
    <w:uiPriority w:val="99"/>
    <w:pPr>
      <w:keepNext/>
      <w:widowControl w:val="0"/>
      <w:spacing w:before="60" w:after="60"/>
      <w:jc w:val="left"/>
    </w:pPr>
  </w:style>
  <w:style w:type="paragraph" w:customStyle="1" w:styleId="abstracttitle">
    <w:name w:val="abstract title"/>
    <w:basedOn w:val="a"/>
    <w:next w:val="abstract"/>
    <w:uiPriority w:val="99"/>
    <w:pPr>
      <w:widowControl w:val="0"/>
      <w:spacing w:after="120"/>
      <w:jc w:val="center"/>
    </w:pPr>
    <w:rPr>
      <w:b/>
      <w:bCs/>
    </w:rPr>
  </w:style>
  <w:style w:type="paragraph" w:customStyle="1" w:styleId="abstract">
    <w:name w:val="abstract"/>
    <w:basedOn w:val="a"/>
    <w:next w:val="a"/>
    <w:uiPriority w:val="99"/>
    <w:pPr>
      <w:ind w:left="1024" w:right="1024" w:firstLine="340"/>
    </w:pPr>
  </w:style>
  <w:style w:type="paragraph" w:customStyle="1" w:styleId="contentsheading">
    <w:name w:val="contents_heading"/>
    <w:basedOn w:val="a"/>
    <w:next w:val="a"/>
    <w:uiPriority w:val="99"/>
    <w:pPr>
      <w:keepNext/>
      <w:widowControl w:val="0"/>
      <w:spacing w:before="240" w:after="120"/>
      <w:jc w:val="left"/>
    </w:pPr>
    <w:rPr>
      <w:b/>
      <w:bCs/>
    </w:rPr>
  </w:style>
  <w:style w:type="paragraph" w:styleId="11">
    <w:name w:val="toc 1"/>
    <w:basedOn w:val="a"/>
    <w:next w:val="21"/>
    <w:uiPriority w:val="99"/>
    <w:pPr>
      <w:keepNext/>
      <w:widowControl w:val="0"/>
      <w:tabs>
        <w:tab w:val="right" w:leader="dot" w:pos="8222"/>
      </w:tabs>
      <w:spacing w:before="240" w:after="60"/>
      <w:ind w:left="425"/>
      <w:jc w:val="left"/>
    </w:pPr>
    <w:rPr>
      <w:b/>
      <w:bCs/>
    </w:rPr>
  </w:style>
  <w:style w:type="paragraph" w:styleId="21">
    <w:name w:val="toc 2"/>
    <w:basedOn w:val="a"/>
    <w:next w:val="31"/>
    <w:uiPriority w:val="99"/>
    <w:pPr>
      <w:keepNext/>
      <w:widowControl w:val="0"/>
      <w:tabs>
        <w:tab w:val="right" w:leader="dot" w:pos="8222"/>
      </w:tabs>
      <w:spacing w:before="60" w:after="60"/>
      <w:ind w:left="512"/>
      <w:jc w:val="left"/>
    </w:pPr>
  </w:style>
  <w:style w:type="paragraph" w:styleId="31">
    <w:name w:val="toc 3"/>
    <w:basedOn w:val="a"/>
    <w:next w:val="41"/>
    <w:uiPriority w:val="99"/>
    <w:pPr>
      <w:keepNext/>
      <w:widowControl w:val="0"/>
      <w:tabs>
        <w:tab w:val="right" w:leader="dot" w:pos="8222"/>
      </w:tabs>
      <w:spacing w:before="60" w:after="60"/>
      <w:ind w:left="1024"/>
      <w:jc w:val="left"/>
    </w:pPr>
  </w:style>
  <w:style w:type="paragraph" w:styleId="41">
    <w:name w:val="toc 4"/>
    <w:basedOn w:val="a"/>
    <w:next w:val="51"/>
    <w:uiPriority w:val="99"/>
    <w:pPr>
      <w:keepNext/>
      <w:widowControl w:val="0"/>
      <w:tabs>
        <w:tab w:val="right" w:leader="dot" w:pos="8222"/>
      </w:tabs>
      <w:spacing w:before="60" w:after="60"/>
      <w:ind w:left="1536"/>
      <w:jc w:val="left"/>
    </w:pPr>
  </w:style>
  <w:style w:type="paragraph" w:styleId="51">
    <w:name w:val="toc 5"/>
    <w:basedOn w:val="a"/>
    <w:next w:val="61"/>
    <w:uiPriority w:val="99"/>
    <w:pPr>
      <w:keepNext/>
      <w:widowControl w:val="0"/>
      <w:tabs>
        <w:tab w:val="right" w:leader="dot" w:pos="8222"/>
      </w:tabs>
      <w:spacing w:before="60" w:after="60"/>
      <w:ind w:left="2048"/>
      <w:jc w:val="left"/>
    </w:pPr>
  </w:style>
  <w:style w:type="paragraph" w:styleId="61">
    <w:name w:val="toc 6"/>
    <w:basedOn w:val="a"/>
    <w:uiPriority w:val="99"/>
    <w:pPr>
      <w:keepNext/>
      <w:widowControl w:val="0"/>
      <w:tabs>
        <w:tab w:val="right" w:leader="dot" w:pos="8222"/>
      </w:tabs>
      <w:spacing w:before="60" w:after="60"/>
      <w:ind w:left="2560"/>
      <w:jc w:val="left"/>
    </w:pPr>
  </w:style>
  <w:style w:type="character" w:styleId="af3">
    <w:name w:val="Hyperlink"/>
    <w:basedOn w:val="a0"/>
    <w:uiPriority w:val="99"/>
    <w:unhideWhenUsed/>
    <w:rsid w:val="00E20C65"/>
    <w:rPr>
      <w:color w:val="0563C1" w:themeColor="hyperlink"/>
      <w:u w:val="single"/>
    </w:rPr>
  </w:style>
  <w:style w:type="character" w:styleId="af4">
    <w:name w:val="Unresolved Mention"/>
    <w:basedOn w:val="a0"/>
    <w:uiPriority w:val="99"/>
    <w:semiHidden/>
    <w:unhideWhenUsed/>
    <w:rsid w:val="00E20C65"/>
    <w:rPr>
      <w:color w:val="605E5C"/>
      <w:shd w:val="clear" w:color="auto" w:fill="E1DFDD"/>
    </w:rPr>
  </w:style>
  <w:style w:type="character" w:styleId="af5">
    <w:name w:val="annotation reference"/>
    <w:basedOn w:val="a0"/>
    <w:uiPriority w:val="99"/>
    <w:rsid w:val="000F3DF7"/>
    <w:rPr>
      <w:sz w:val="16"/>
      <w:szCs w:val="16"/>
    </w:rPr>
  </w:style>
  <w:style w:type="paragraph" w:styleId="af6">
    <w:name w:val="annotation text"/>
    <w:basedOn w:val="a"/>
    <w:link w:val="af7"/>
    <w:uiPriority w:val="99"/>
    <w:semiHidden/>
    <w:unhideWhenUsed/>
  </w:style>
  <w:style w:type="character" w:customStyle="1" w:styleId="af7">
    <w:name w:val="コメント文字列 (文字)"/>
    <w:basedOn w:val="a0"/>
    <w:link w:val="af6"/>
    <w:uiPriority w:val="99"/>
    <w:semiHidden/>
    <w:rPr>
      <w:rFonts w:ascii="Times New Roman" w:hAnsi="Times New Roman" w:cs="Times New Roman"/>
      <w:noProof/>
      <w:kern w:val="0"/>
      <w:sz w:val="20"/>
      <w:szCs w:val="20"/>
    </w:rPr>
  </w:style>
  <w:style w:type="paragraph" w:styleId="af8">
    <w:name w:val="Revision"/>
    <w:hidden/>
    <w:uiPriority w:val="99"/>
    <w:semiHidden/>
    <w:rsid w:val="00F13428"/>
    <w:rPr>
      <w:rFonts w:ascii="Times New Roman" w:hAnsi="Times New Roman" w:cs="Times New Roman"/>
      <w:noProof/>
      <w:kern w:val="0"/>
      <w:sz w:val="20"/>
      <w:szCs w:val="20"/>
    </w:rPr>
  </w:style>
  <w:style w:type="paragraph" w:styleId="af9">
    <w:name w:val="annotation subject"/>
    <w:basedOn w:val="af6"/>
    <w:next w:val="af6"/>
    <w:link w:val="afa"/>
    <w:uiPriority w:val="99"/>
    <w:semiHidden/>
    <w:unhideWhenUsed/>
    <w:rsid w:val="00E50A44"/>
    <w:rPr>
      <w:b/>
      <w:bCs/>
    </w:rPr>
  </w:style>
  <w:style w:type="character" w:customStyle="1" w:styleId="afa">
    <w:name w:val="コメント内容 (文字)"/>
    <w:basedOn w:val="af7"/>
    <w:link w:val="af9"/>
    <w:uiPriority w:val="99"/>
    <w:semiHidden/>
    <w:rsid w:val="00E50A44"/>
    <w:rPr>
      <w:rFonts w:ascii="Times New Roman" w:hAnsi="Times New Roman" w:cs="Times New Roman"/>
      <w:b/>
      <w:bCs/>
      <w:noProof/>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11902</Words>
  <Characters>67845</Characters>
  <Application>Microsoft Office Word</Application>
  <DocSecurity>0</DocSecurity>
  <Lines>565</Lines>
  <Paragraphs>159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Original file was access_JACIII.tex</vt:lpstr>
      <vt:lpstr>Original file was access_JACIII.tex</vt:lpstr>
    </vt:vector>
  </TitlesOfParts>
  <Company/>
  <LinksUpToDate>false</LinksUpToDate>
  <CharactersWithSpaces>79588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access_JACIII.tex</dc:title>
  <dc:creator>RONGLI LI</dc:creator>
  <dc:description>Created using latex2rtf 2.3.17 r1261 (released March 28, 2018) on Tue Jun 09 10:40:18 2026</dc:description>
  <cp:lastModifiedBy>RONGLI LI</cp:lastModifiedBy>
  <cp:revision>9</cp:revision>
  <cp:lastPrinted>2026-06-15T09:43:00Z</cp:lastPrinted>
  <dcterms:created xsi:type="dcterms:W3CDTF">2026-06-15T06:02:00Z</dcterms:created>
  <dcterms:modified xsi:type="dcterms:W3CDTF">2026-06-15T09:44:00Z</dcterms:modified>
</cp:coreProperties>
</file>